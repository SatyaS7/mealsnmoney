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exact"/>
        <w:jc w:val="center"/>
      </w:pPr>
      <w:r>
        <w:rPr>
          <w:rFonts w:ascii="Times New Roman" w:hAnsi="Times New Roman" w:cs="Times New Roman"/>
          <w:sz w:val="22"/>
          <w:szCs w:val="22"/>
          <w:b/>
        </w:rPr>
        <w:t xml:space="preserve">MealsNMoney Terms of Service</w:t>
      </w:r>
    </w:p>
    <w:p>
      <w:pPr>
        <w:spacing w:before="0" w:after="0" w:line="240" w:lineRule="exact"/>
        <w:jc w:val="center"/>
      </w:pPr>
      <w:r>
        <w:rPr>
          <w:rFonts w:ascii="Times New Roman" w:hAnsi="Times New Roman" w:cs="Times New Roman"/>
          <w:sz w:val="22"/>
          <w:szCs w:val="22"/>
        </w:rPr>
        <w:t xml:space="preserve">Last Updated: </w:t>
      </w:r>
      <w:del w:id="101" w:author="Ross M">
        <w:r>
          <w:rPr>
            <w:rFonts w:ascii="Times New Roman" w:hAnsi="Times New Roman" w:cs="Times New Roman"/>
            <w:sz w:val="22"/>
            <w:szCs w:val="22"/>
          </w:rPr>
          <w:delText xml:space="preserve">August 26th, 2026</w:delText>
        </w:r>
      </w:del>
      <w:ins w:id="102" w:author="Ross M">
        <w:r>
          <w:rPr>
            <w:rFonts w:ascii="Times New Roman" w:hAnsi="Times New Roman" w:cs="Times New Roman"/>
            <w:sz w:val="22"/>
            <w:szCs w:val="22"/>
          </w:rPr>
          <w:t xml:space="preserve">September 2nd, 2026</w:t>
        </w:r>
      </w:ins>
    </w:p>
    <w:p>
      <w:pPr>
        <w:pStyle w:val="Heading1"/>
        <w:spacing w:before="240" w:after="0" w:line="240" w:lineRule="exact"/>
      </w:pPr>
      <w:r>
        <w:rPr>
          <w:rFonts w:ascii="Times New Roman" w:hAnsi="Times New Roman" w:cs="Times New Roman"/>
          <w:sz w:val="22"/>
          <w:szCs w:val="22"/>
        </w:rPr>
        <w:t xml:space="preserve">1. Not Medical Advice; Not a Medical Device</w:t>
      </w:r>
    </w:p>
    <w:p>
      <w:pPr>
        <w:spacing w:before="0" w:after="0" w:line="240" w:lineRule="exact"/>
      </w:pPr>
      <w:r>
        <w:rPr>
          <w:rFonts w:ascii="Times New Roman" w:hAnsi="Times New Roman" w:cs="Times New Roman"/>
          <w:sz w:val="22"/>
          <w:szCs w:val="22"/>
          <w:b/>
        </w:rPr>
        <w:t xml:space="preserve">MealsNMoney is a digital wellness tool intended solely for informational and general lifestyle planning. It is not intended to diagnose, treat, prevent, or manage any medical condition, food allergy, or clinical metabolic disorder.</w:t>
      </w:r>
    </w:p>
    <w:p>
      <w:pPr>
        <w:spacing w:before="0" w:after="0" w:line="240" w:lineRule="exact"/>
      </w:pPr>
    </w:p>
    <w:p>
      <w:pPr>
        <w:spacing w:before="0" w:after="0" w:line="240" w:lineRule="exact"/>
      </w:pPr>
      <w:r>
        <w:rPr>
          <w:rFonts w:ascii="Times New Roman" w:hAnsi="Times New Roman" w:cs="Times New Roman"/>
          <w:sz w:val="22"/>
          <w:szCs w:val="22"/>
          <w:b/>
        </w:rPr>
        <w:t xml:space="preserve">MealsNMoney is informational, is not a medical device, and its estimates can be wrong.</w:t>
      </w:r>
    </w:p>
    <w:p>
      <w:pPr>
        <w:spacing w:before="0" w:after="0" w:line="240" w:lineRule="exact"/>
      </w:pPr>
    </w:p>
    <w:p>
      <w:pPr>
        <w:spacing w:before="0" w:after="0" w:line="240" w:lineRule="exact"/>
      </w:pPr>
      <w:r>
        <w:rPr>
          <w:rFonts w:ascii="Times New Roman" w:hAnsi="Times New Roman" w:cs="Times New Roman"/>
          <w:sz w:val="22"/>
          <w:szCs w:val="22"/>
        </w:rPr>
        <w:t xml:space="preserve">This section is first because it is the most important thing in this document.</w:t>
      </w:r>
    </w:p>
    <w:p>
      <w:pPr>
        <w:spacing w:before="0" w:after="0" w:line="240" w:lineRule="exact"/>
      </w:pPr>
    </w:p>
    <w:p>
      <w:pPr>
        <w:spacing w:before="0" w:after="0" w:line="240" w:lineRule="exact"/>
      </w:pPr>
      <w:r>
        <w:rPr>
          <w:rFonts w:ascii="Times New Roman" w:hAnsi="Times New Roman" w:cs="Times New Roman"/>
          <w:sz w:val="22"/>
          <w:szCs w:val="22"/>
        </w:rPr>
        <w:t xml:space="preserve">The Service describes and calculates. It states facts drawn from published reference data and performs arithmetic on numbers you provide or confirm. It does not tell you what you should eat, and it does not create, and is not intended to create, a treatment plan, a therapeutic diet, or medical nutrition therapy.</w:t>
      </w:r>
    </w:p>
    <w:p>
      <w:pPr>
        <w:spacing w:before="0" w:after="0" w:line="240" w:lineRule="exact"/>
      </w:pPr>
    </w:p>
    <w:p>
      <w:pPr>
        <w:spacing w:before="0" w:after="0" w:line="240" w:lineRule="exact"/>
      </w:pPr>
      <w:r>
        <w:rPr>
          <w:rFonts w:ascii="Times New Roman" w:hAnsi="Times New Roman" w:cs="Times New Roman"/>
          <w:sz w:val="22"/>
          <w:szCs w:val="22"/>
        </w:rPr>
        <w:t xml:space="preserve">Nothing made available through the Service is medical advice, nutritional counselling, diagnosis, or treatment, and no content in the Service establishes a clinician-patient or dietitian-client relationship. The Service is not a substitute for consultation with a physician, a registered dietitian, or another qualified health professional.</w:t>
      </w:r>
    </w:p>
    <w:p>
      <w:pPr>
        <w:spacing w:before="0" w:after="0" w:line="240" w:lineRule="exact"/>
      </w:pPr>
    </w:p>
    <w:p>
      <w:pPr>
        <w:spacing w:before="0" w:after="0" w:line="240" w:lineRule="exact"/>
      </w:pPr>
      <w:r>
        <w:rPr>
          <w:rFonts w:ascii="Times New Roman" w:hAnsi="Times New Roman" w:cs="Times New Roman"/>
          <w:sz w:val="22"/>
          <w:szCs w:val="22"/>
        </w:rPr>
        <w:t xml:space="preserve">Always seek the advice of a qualified health professional with any question you have regarding a medical condition, a therapeutic or prescribed diet, a food allergy, or any change to your diet. Never disregard professional medical advice, or delay seeking it, because of something you read or generated in the Service.</w:t>
      </w:r>
    </w:p>
    <w:p>
      <w:pPr>
        <w:spacing w:before="0" w:after="0" w:line="240" w:lineRule="exact"/>
      </w:pPr>
    </w:p>
    <w:p>
      <w:pPr>
        <w:spacing w:before="0" w:after="0" w:line="240" w:lineRule="exact"/>
      </w:pPr>
      <w:r>
        <w:rPr>
          <w:rFonts w:ascii="Times New Roman" w:hAnsi="Times New Roman" w:cs="Times New Roman"/>
          <w:sz w:val="22"/>
          <w:szCs w:val="22"/>
        </w:rPr>
        <w:t xml:space="preserve">If you think you may have a medical emergency, call your doctor or your local emergency number immediately.</w:t>
      </w:r>
    </w:p>
    <w:p>
      <w:pPr>
        <w:spacing w:before="0" w:after="0" w:line="240" w:lineRule="exact"/>
      </w:pPr>
    </w:p>
    <w:p>
      <w:pPr>
        <w:spacing w:before="0" w:after="0" w:line="240" w:lineRule="exact"/>
      </w:pPr>
      <w:r>
        <w:rPr>
          <w:rFonts w:ascii="Times New Roman" w:hAnsi="Times New Roman" w:cs="Times New Roman"/>
          <w:sz w:val="22"/>
          <w:szCs w:val="22"/>
        </w:rPr>
        <w:t xml:space="preserve">The Service does not collect, request, or act on medical diagnoses or health conditions. </w:t>
      </w:r>
      <w:ins w:id="103" w:author="Ross M">
        <w:r>
          <w:rPr>
            <w:rFonts w:ascii="Times New Roman" w:hAnsi="Times New Roman" w:cs="Times New Roman"/>
            <w:sz w:val="22"/>
            <w:szCs w:val="22"/>
          </w:rPr>
          <w:t xml:space="preserve">The Service does allow you to record food allergies, and some laws treat that as health-related information. We use it only as described in Section 5 and in the Privacy Policy, and we do not use it to assess, diagnose, or manage any condition. </w:t>
        </w:r>
      </w:ins>
      <w:r>
        <w:rPr>
          <w:rFonts w:ascii="Times New Roman" w:hAnsi="Times New Roman" w:cs="Times New Roman"/>
          <w:sz w:val="22"/>
          <w:szCs w:val="22"/>
        </w:rPr>
        <w:t xml:space="preserve">Diet selections available in the Service, such as vegetarian, vegan, dairy free, or gluten free, are lifestyle and taste preferences used to filter suggestions. They are not therapeutic diets, they are not clinical management tools for any condition, and they must not be relied on as such.</w:t>
      </w:r>
    </w:p>
    <w:p>
      <w:pPr>
        <w:pStyle w:val="Heading1"/>
        <w:spacing w:before="240" w:after="0" w:line="240" w:lineRule="exact"/>
      </w:pPr>
      <w:r>
        <w:rPr>
          <w:rFonts w:ascii="Times New Roman" w:hAnsi="Times New Roman" w:cs="Times New Roman"/>
          <w:sz w:val="22"/>
          <w:szCs w:val="22"/>
        </w:rPr>
        <w:t xml:space="preserve">2. Introduction</w:t>
      </w:r>
    </w:p>
    <w:p>
      <w:pPr>
        <w:spacing w:before="0" w:after="0" w:line="240" w:lineRule="exact"/>
      </w:pPr>
      <w:r>
        <w:rPr>
          <w:rFonts w:ascii="Times New Roman" w:hAnsi="Times New Roman" w:cs="Times New Roman"/>
          <w:sz w:val="22"/>
          <w:szCs w:val="22"/>
        </w:rPr>
        <w:t xml:space="preserve">Welcome to MealsNMoney, a food tracking and grocery budgeting application operated by Thirty Seven Labs Inc., a Delaware corporation (“Company”, “we”, “us”, or “our”).</w:t>
      </w:r>
    </w:p>
    <w:p>
      <w:pPr>
        <w:spacing w:before="0" w:after="0" w:line="240" w:lineRule="exact"/>
      </w:pPr>
    </w:p>
    <w:p>
      <w:pPr>
        <w:spacing w:before="0" w:after="0" w:line="240" w:lineRule="exact"/>
      </w:pPr>
      <w:r>
        <w:rPr>
          <w:rFonts w:ascii="Times New Roman" w:hAnsi="Times New Roman" w:cs="Times New Roman"/>
          <w:sz w:val="22"/>
          <w:szCs w:val="22"/>
        </w:rPr>
        <w:t xml:space="preserve">These Terms of Service (“Terms”) govern your access to and use of:</w:t>
      </w:r>
    </w:p>
    <w:p>
      <w:pPr>
        <w:pStyle w:val="ListParagraph"/>
        <w:numPr>
          <w:ilvl w:val="0"/>
          <w:numId w:val="1"/>
        </w:numPr>
        <w:spacing w:before="0" w:after="0" w:line="240" w:lineRule="exact"/>
      </w:pPr>
      <w:r>
        <w:rPr>
          <w:rFonts w:ascii="Times New Roman" w:hAnsi="Times New Roman" w:cs="Times New Roman"/>
          <w:sz w:val="22"/>
          <w:szCs w:val="22"/>
        </w:rPr>
        <w:t xml:space="preserve">the MealsNMoney mobile applications</w:t>
      </w:r>
    </w:p>
    <w:p>
      <w:pPr>
        <w:pStyle w:val="ListParagraph"/>
        <w:numPr>
          <w:ilvl w:val="0"/>
          <w:numId w:val="1"/>
        </w:numPr>
        <w:spacing w:before="0" w:after="0" w:line="240" w:lineRule="exact"/>
      </w:pPr>
      <w:r>
        <w:rPr>
          <w:rFonts w:ascii="Times New Roman" w:hAnsi="Times New Roman" w:cs="Times New Roman"/>
          <w:sz w:val="22"/>
          <w:szCs w:val="22"/>
        </w:rPr>
        <w:t xml:space="preserve">the MealsNMoney website</w:t>
      </w:r>
    </w:p>
    <w:p>
      <w:pPr>
        <w:pStyle w:val="ListParagraph"/>
        <w:numPr>
          <w:ilvl w:val="0"/>
          <w:numId w:val="1"/>
        </w:numPr>
        <w:spacing w:before="0" w:after="0" w:line="240" w:lineRule="exact"/>
      </w:pPr>
      <w:r>
        <w:rPr>
          <w:rFonts w:ascii="Times New Roman" w:hAnsi="Times New Roman" w:cs="Times New Roman"/>
          <w:sz w:val="22"/>
          <w:szCs w:val="22"/>
        </w:rPr>
        <w:t xml:space="preserve">and related services (collectively, the “Service”).</w:t>
      </w:r>
    </w:p>
    <w:p>
      <w:pPr>
        <w:spacing w:before="0" w:after="0" w:line="240" w:lineRule="exact"/>
      </w:pPr>
    </w:p>
    <w:p>
      <w:pPr>
        <w:spacing w:before="0" w:after="0" w:line="240" w:lineRule="exact"/>
      </w:pPr>
      <w:r>
        <w:rPr>
          <w:rFonts w:ascii="Times New Roman" w:hAnsi="Times New Roman" w:cs="Times New Roman"/>
          <w:sz w:val="22"/>
          <w:szCs w:val="22"/>
        </w:rPr>
        <w:t xml:space="preserve">By accessing or using the Service, you agree to these Terms. If you do not agree, you may not use the Service.</w:t>
      </w:r>
    </w:p>
    <w:p>
      <w:pPr>
        <w:pStyle w:val="Heading1"/>
        <w:spacing w:before="240" w:after="0" w:line="240" w:lineRule="exact"/>
      </w:pPr>
      <w:r>
        <w:rPr>
          <w:rFonts w:ascii="Times New Roman" w:hAnsi="Times New Roman" w:cs="Times New Roman"/>
          <w:sz w:val="22"/>
          <w:szCs w:val="22"/>
        </w:rPr>
        <w:t xml:space="preserve">3. Description of the Service</w:t>
      </w:r>
    </w:p>
    <w:p>
      <w:pPr>
        <w:spacing w:before="0" w:after="0" w:line="240" w:lineRule="exact"/>
      </w:pPr>
      <w:r>
        <w:rPr>
          <w:rFonts w:ascii="Times New Roman" w:hAnsi="Times New Roman" w:cs="Times New Roman"/>
          <w:sz w:val="22"/>
          <w:szCs w:val="22"/>
        </w:rPr>
        <w:t xml:space="preserve">MealsNMoney is a tracker and a budgeting tool. It allows users to record the food they eat, look up published nutrition information, set their own calorie and weekly grocery budget targets, record grocery and food spending, generate a suggested grocery list that fits a budget they choose, and locate food pantries and food assistance resources near a ZIP code they enter.</w:t>
      </w:r>
    </w:p>
    <w:p>
      <w:pPr>
        <w:spacing w:before="0" w:after="0" w:line="240" w:lineRule="exact"/>
      </w:pPr>
    </w:p>
    <w:p>
      <w:pPr>
        <w:spacing w:before="0" w:after="0" w:line="240" w:lineRule="exact"/>
      </w:pPr>
      <w:r>
        <w:rPr>
          <w:rFonts w:ascii="Times New Roman" w:hAnsi="Times New Roman" w:cs="Times New Roman"/>
          <w:sz w:val="22"/>
          <w:szCs w:val="22"/>
        </w:rPr>
        <w:t xml:space="preserve">Some features allow you to submit a photograph of a meal or a receipt so that the Service can propose entries for you to review. These proposals are drafts. Nothing is recorded to your account until you review and confirm it.</w:t>
      </w:r>
    </w:p>
    <w:p>
      <w:pPr>
        <w:spacing w:before="0" w:after="0" w:line="240" w:lineRule="exact"/>
      </w:pPr>
    </w:p>
    <w:p>
      <w:pPr>
        <w:spacing w:before="0" w:after="0" w:line="240" w:lineRule="exact"/>
      </w:pPr>
      <w:r>
        <w:rPr>
          <w:rFonts w:ascii="Times New Roman" w:hAnsi="Times New Roman" w:cs="Times New Roman"/>
          <w:sz w:val="22"/>
          <w:szCs w:val="22"/>
        </w:rPr>
        <w:t xml:space="preserve">The Service may offer different membership tiers, including free and paid subscriptions that provide additional features.</w:t>
      </w:r>
    </w:p>
    <w:p>
      <w:pPr>
        <w:pStyle w:val="Heading1"/>
        <w:spacing w:before="240" w:after="0" w:line="240" w:lineRule="exact"/>
      </w:pPr>
      <w:r>
        <w:rPr>
          <w:rFonts w:ascii="Times New Roman" w:hAnsi="Times New Roman" w:cs="Times New Roman"/>
          <w:sz w:val="22"/>
          <w:szCs w:val="22"/>
        </w:rPr>
        <w:t xml:space="preserve">4. Estimates, Accuracy, and Your Responsibility to Verify</w:t>
      </w:r>
    </w:p>
    <w:p>
      <w:pPr>
        <w:spacing w:before="0" w:after="0" w:line="240" w:lineRule="exact"/>
      </w:pPr>
      <w:r>
        <w:rPr>
          <w:rFonts w:ascii="Times New Roman" w:hAnsi="Times New Roman" w:cs="Times New Roman"/>
          <w:sz w:val="22"/>
          <w:szCs w:val="22"/>
        </w:rPr>
        <w:t xml:space="preserve">Calorie counts, nutrient figures, portion sizes, prices, price ranges, and estimated totals presented in the Service are estimates. They may be incomplete, out of date, or wrong.</w:t>
      </w:r>
    </w:p>
    <w:p>
      <w:pPr>
        <w:spacing w:before="0" w:after="0" w:line="240" w:lineRule="exact"/>
      </w:pPr>
    </w:p>
    <w:p>
      <w:pPr>
        <w:spacing w:before="0" w:after="0" w:line="240" w:lineRule="exact"/>
      </w:pPr>
      <w:r>
        <w:rPr>
          <w:rFonts w:ascii="Times New Roman" w:hAnsi="Times New Roman" w:cs="Times New Roman"/>
          <w:sz w:val="22"/>
          <w:szCs w:val="22"/>
        </w:rPr>
        <w:t xml:space="preserve">Nutrition figures are drawn primarily from public reference data, including the United States Department of Agriculture FoodData Central database, and from product information available to us. Reference data describes a generic or representative food, not the specific item you ate. Preparation, portion size, brand, and recipe all change the real values.</w:t>
      </w:r>
    </w:p>
    <w:p>
      <w:pPr>
        <w:spacing w:before="0" w:after="0" w:line="240" w:lineRule="exact"/>
      </w:pPr>
    </w:p>
    <w:p>
      <w:pPr>
        <w:spacing w:before="0" w:after="0" w:line="240" w:lineRule="exact"/>
      </w:pPr>
      <w:r>
        <w:rPr>
          <w:rFonts w:ascii="Times New Roman" w:hAnsi="Times New Roman" w:cs="Times New Roman"/>
          <w:sz w:val="22"/>
          <w:szCs w:val="22"/>
        </w:rPr>
        <w:t xml:space="preserve">Where a figure is unknown, the Service is designed to show it as unknown rather than as zero. An absent value means that no measurement was available to us. It does not mean that the food contains none of that nutrient.</w:t>
      </w:r>
    </w:p>
    <w:p>
      <w:pPr>
        <w:spacing w:before="0" w:after="0" w:line="240" w:lineRule="exact"/>
      </w:pPr>
    </w:p>
    <w:p>
      <w:pPr>
        <w:spacing w:before="0" w:after="0" w:line="240" w:lineRule="exact"/>
      </w:pPr>
      <w:r>
        <w:rPr>
          <w:rFonts w:ascii="Times New Roman" w:hAnsi="Times New Roman" w:cs="Times New Roman"/>
          <w:sz w:val="22"/>
          <w:szCs w:val="22"/>
        </w:rPr>
        <w:t xml:space="preserve">Prices are shown as ranges and vary by store, by location, and over time. The Service does not guarantee that any item is available at any store, or at any price.</w:t>
      </w:r>
    </w:p>
    <w:p>
      <w:pPr>
        <w:spacing w:before="0" w:after="0" w:line="240" w:lineRule="exact"/>
      </w:pPr>
    </w:p>
    <w:p>
      <w:pPr>
        <w:spacing w:before="0" w:after="0" w:line="240" w:lineRule="exact"/>
      </w:pPr>
      <w:r>
        <w:rPr>
          <w:rFonts w:ascii="Times New Roman" w:hAnsi="Times New Roman" w:cs="Times New Roman"/>
          <w:sz w:val="22"/>
          <w:szCs w:val="22"/>
        </w:rPr>
        <w:t xml:space="preserve">You are responsible for reviewing and correcting any figure before relying on it. Estimates in the Service are editable for exactly that reason. You should not rely on the Service for any purpose where an inaccurate figure could cause harm.</w:t>
      </w:r>
    </w:p>
    <w:p>
      <w:pPr>
        <w:pStyle w:val="Heading1"/>
        <w:spacing w:before="240" w:after="0" w:line="240" w:lineRule="exact"/>
      </w:pPr>
      <w:r>
        <w:rPr>
          <w:rFonts w:ascii="Times New Roman" w:hAnsi="Times New Roman" w:cs="Times New Roman"/>
          <w:sz w:val="22"/>
          <w:szCs w:val="22"/>
        </w:rPr>
        <w:t xml:space="preserve">5. Food Allergies, Intolerances, and Food Safety</w:t>
      </w:r>
    </w:p>
    <w:p>
      <w:pPr>
        <w:spacing w:before="0" w:after="0" w:line="240" w:lineRule="exact"/>
      </w:pPr>
      <w:r>
        <w:rPr>
          <w:rFonts w:ascii="Times New Roman" w:hAnsi="Times New Roman" w:cs="Times New Roman"/>
          <w:sz w:val="22"/>
          <w:szCs w:val="22"/>
          <w:b/>
        </w:rPr>
        <w:t xml:space="preserve">Do not rely on MealsNMoney to keep you safe from a food allergy.</w:t>
      </w:r>
    </w:p>
    <w:p>
      <w:pPr>
        <w:spacing w:before="0" w:after="0" w:line="240" w:lineRule="exact"/>
      </w:pPr>
    </w:p>
    <w:p>
      <w:pPr>
        <w:spacing w:before="0" w:after="0" w:line="240" w:lineRule="exact"/>
      </w:pPr>
      <w:r>
        <w:rPr>
          <w:rFonts w:ascii="Times New Roman" w:hAnsi="Times New Roman" w:cs="Times New Roman"/>
          <w:sz w:val="22"/>
          <w:szCs w:val="22"/>
        </w:rPr>
        <w:t xml:space="preserve">The Service allows you to record food allergies so that matching items can be filtered out of suggestions and flagged in your log </w:t>
      </w:r>
      <w:ins w:id="104" w:author="Ross M">
        <w:r>
          <w:rPr>
            <w:rFonts w:ascii="Times New Roman" w:hAnsi="Times New Roman" w:cs="Times New Roman"/>
            <w:sz w:val="22"/>
            <w:szCs w:val="22"/>
          </w:rPr>
          <w:t xml:space="preserve">where we hold allergen information for the food</w:t>
        </w:r>
      </w:ins>
      <w:r>
        <w:rPr>
          <w:rFonts w:ascii="Times New Roman" w:hAnsi="Times New Roman" w:cs="Times New Roman"/>
          <w:sz w:val="22"/>
          <w:szCs w:val="22"/>
        </w:rPr>
        <w:t xml:space="preserve">. </w:t>
      </w:r>
      <w:del w:id="105" w:author="Ross M">
        <w:r>
          <w:rPr>
            <w:rFonts w:ascii="Times New Roman" w:hAnsi="Times New Roman" w:cs="Times New Roman"/>
            <w:sz w:val="22"/>
            <w:szCs w:val="22"/>
          </w:rPr>
          <w:delText xml:space="preserve">This screening is automated, and it operates only on the allergen and ingredient information available to us for a given item. </w:delText>
        </w:r>
      </w:del>
      <w:ins w:id="106" w:author="Ross M">
        <w:r>
          <w:rPr>
            <w:rFonts w:ascii="Times New Roman" w:hAnsi="Times New Roman" w:cs="Times New Roman"/>
            <w:sz w:val="22"/>
            <w:szCs w:val="22"/>
          </w:rPr>
          <w:t xml:space="preserve">The filter is automated. It compares the allergens you have recorded against the allergen fields we hold for an item in our own food catalogue. It is a structured match against recorded data, run twice. It is not an assessment of whether a food is safe for you, and no person reviews it. It operates only on the allergen and ingredient information available to us for a given item. </w:t>
        </w:r>
      </w:ins>
      <w:r>
        <w:rPr>
          <w:rFonts w:ascii="Times New Roman" w:hAnsi="Times New Roman" w:cs="Times New Roman"/>
          <w:sz w:val="22"/>
          <w:szCs w:val="22"/>
        </w:rPr>
        <w:t xml:space="preserve">That information may be missing, incomplete, out of date, or wrong.</w:t>
      </w:r>
    </w:p>
    <w:p>
      <w:pPr>
        <w:spacing w:before="0" w:after="0" w:line="240" w:lineRule="exact"/>
      </w:pPr>
    </w:p>
    <w:p>
      <w:pPr>
        <w:spacing w:before="0" w:after="0" w:line="240" w:lineRule="exact"/>
        <w:rPr>
          <w:ins w:id="107" w:author="Ross M"/>
          <w:rFonts w:ascii="Times New Roman" w:hAnsi="Times New Roman" w:cs="Times New Roman"/>
          <w:sz w:val="22"/>
          <w:szCs w:val="22"/>
        </w:rPr>
      </w:pPr>
      <w:ins w:id="108" w:author="Ross M">
        <w:r>
          <w:rPr>
            <w:rFonts w:ascii="Times New Roman" w:hAnsi="Times New Roman" w:cs="Times New Roman"/>
            <w:sz w:val="22"/>
            <w:szCs w:val="22"/>
          </w:rPr>
          <w:t xml:space="preserve">The filter operates only on items the Service puts in front of you from its own catalogue. Anything you type in yourself is not checked at all. We hold no ingredient or allergen information for text you type, and we do not compare it against the allergies you have recorded. A food you search for, and a food you record as having eaten, is matched only where we hold allergen information for it, and the absence of a flag is not a statement that we checked.</w:t>
        </w:r>
      </w:ins>
    </w:p>
    <w:p>
      <w:pPr>
        <w:spacing w:before="0" w:after="0" w:line="240" w:lineRule="exact"/>
      </w:pPr>
    </w:p>
    <w:p>
      <w:pPr>
        <w:spacing w:before="0" w:after="0" w:line="240" w:lineRule="exact"/>
      </w:pPr>
      <w:r>
        <w:rPr>
          <w:rFonts w:ascii="Times New Roman" w:hAnsi="Times New Roman" w:cs="Times New Roman"/>
          <w:sz w:val="22"/>
          <w:szCs w:val="22"/>
        </w:rPr>
        <w:t xml:space="preserve">The Service cannot detect cross-contact or cross-contamination, cannot account for a change a manufacturer makes to a formulation or to a facility, cannot know how an item was prepared, stored, or served, and cannot evaluate an item for which no allergen information exists. An item that is not flagged has not been shown to be safe. It has only not been matched.</w:t>
      </w:r>
    </w:p>
    <w:p>
      <w:pPr>
        <w:spacing w:before="0" w:after="0" w:line="240" w:lineRule="exact"/>
      </w:pPr>
    </w:p>
    <w:p>
      <w:pPr>
        <w:spacing w:before="0" w:after="0" w:line="240" w:lineRule="exact"/>
      </w:pPr>
      <w:r>
        <w:rPr>
          <w:rFonts w:ascii="Times New Roman" w:hAnsi="Times New Roman" w:cs="Times New Roman"/>
          <w:sz w:val="22"/>
          <w:szCs w:val="22"/>
        </w:rPr>
        <w:t xml:space="preserve">No grocery list, meal suggestion, or log entry produced by the Service is, or is represented to be, allergen free, free from cross-contact, or safe for any particular person.</w:t>
      </w:r>
    </w:p>
    <w:p>
      <w:pPr>
        <w:spacing w:before="0" w:after="0" w:line="240" w:lineRule="exact"/>
      </w:pPr>
    </w:p>
    <w:p>
      <w:pPr>
        <w:spacing w:before="0" w:after="0" w:line="240" w:lineRule="exact"/>
      </w:pPr>
      <w:r>
        <w:rPr>
          <w:rFonts w:ascii="Times New Roman" w:hAnsi="Times New Roman" w:cs="Times New Roman"/>
          <w:sz w:val="22"/>
          <w:szCs w:val="22"/>
        </w:rPr>
        <w:t xml:space="preserve">You must read the packaging and the ingredient label on every product before you buy or consume it, and you must confirm preparation with the establishment for any food you did not prepare yourself. If you have a severe, anaphylactic, or otherwise life-threatening allergy or intolerance, follow the guidance of your physician or allergist and treat the Service as no part of that plan.</w:t>
      </w:r>
    </w:p>
    <w:p>
      <w:pPr>
        <w:pStyle w:val="Heading1"/>
        <w:spacing w:before="240" w:after="0" w:line="240" w:lineRule="exact"/>
      </w:pPr>
      <w:r>
        <w:rPr>
          <w:rFonts w:ascii="Times New Roman" w:hAnsi="Times New Roman" w:cs="Times New Roman"/>
          <w:sz w:val="22"/>
          <w:szCs w:val="22"/>
        </w:rPr>
        <w:t xml:space="preserve">6. Eligibility</w:t>
      </w:r>
    </w:p>
    <w:p>
      <w:pPr>
        <w:spacing w:before="0" w:after="0" w:line="240" w:lineRule="exact"/>
      </w:pPr>
      <w:r>
        <w:rPr>
          <w:rFonts w:ascii="Times New Roman" w:hAnsi="Times New Roman" w:cs="Times New Roman"/>
          <w:sz w:val="22"/>
          <w:szCs w:val="22"/>
        </w:rPr>
        <w:t xml:space="preserve">You must be at least 18 years old to use the Service. By using the Service you represent that you are at least 18 years old, that you have the legal capacity to enter into these Terms, and that your use of the Service complies with applicable laws.</w:t>
      </w:r>
    </w:p>
    <w:p>
      <w:pPr>
        <w:spacing w:before="0" w:after="0" w:line="240" w:lineRule="exact"/>
      </w:pPr>
    </w:p>
    <w:p>
      <w:pPr>
        <w:spacing w:before="0" w:after="0" w:line="240" w:lineRule="exact"/>
      </w:pPr>
      <w:r>
        <w:rPr>
          <w:rFonts w:ascii="Times New Roman" w:hAnsi="Times New Roman" w:cs="Times New Roman"/>
          <w:sz w:val="22"/>
          <w:szCs w:val="22"/>
        </w:rPr>
        <w:t xml:space="preserve">The Service is not directed to children, and we do not knowingly permit anyone under 18 to create an account. The Service does not provide meal plans, calorie targets, or grocery planning for children.</w:t>
      </w:r>
    </w:p>
    <w:p>
      <w:pPr>
        <w:spacing w:before="0" w:after="0" w:line="240" w:lineRule="exact"/>
      </w:pPr>
    </w:p>
    <w:p>
      <w:pPr>
        <w:spacing w:before="0" w:after="0" w:line="240" w:lineRule="exact"/>
        <w:rPr>
          <w:ins w:id="109" w:author="Ross M"/>
          <w:rFonts w:ascii="Times New Roman" w:hAnsi="Times New Roman" w:cs="Times New Roman"/>
          <w:sz w:val="22"/>
          <w:szCs w:val="22"/>
        </w:rPr>
      </w:pPr>
      <w:ins w:id="110" w:author="Ross M">
        <w:r>
          <w:rPr>
            <w:rFonts w:ascii="Times New Roman" w:hAnsi="Times New Roman" w:cs="Times New Roman"/>
            <w:sz w:val="22"/>
            <w:szCs w:val="22"/>
          </w:rPr>
          <w:t xml:space="preserve">The Service is offered only in the United States and is intended only for users located in the United States. It is not offered or directed to users in the European Economic Area or the United Kingdom.</w:t>
        </w:r>
      </w:ins>
    </w:p>
    <w:p>
      <w:pPr>
        <w:pStyle w:val="Heading1"/>
        <w:spacing w:before="240" w:after="0" w:line="240" w:lineRule="exact"/>
      </w:pPr>
      <w:r>
        <w:rPr>
          <w:rFonts w:ascii="Times New Roman" w:hAnsi="Times New Roman" w:cs="Times New Roman"/>
          <w:sz w:val="22"/>
          <w:szCs w:val="22"/>
        </w:rPr>
        <w:t xml:space="preserve">7. Calorie Targets and Wellbeing</w:t>
      </w:r>
    </w:p>
    <w:p>
      <w:pPr>
        <w:spacing w:before="0" w:after="0" w:line="240" w:lineRule="exact"/>
      </w:pPr>
      <w:r>
        <w:rPr>
          <w:rFonts w:ascii="Times New Roman" w:hAnsi="Times New Roman" w:cs="Times New Roman"/>
          <w:sz w:val="22"/>
          <w:szCs w:val="22"/>
        </w:rPr>
        <w:t xml:space="preserve">You choose your own targets. The Service does not recommend a calorie target, does not calculate a weight loss deficit for you, and will never lower a target you have set.</w:t>
      </w:r>
    </w:p>
    <w:p>
      <w:pPr>
        <w:spacing w:before="0" w:after="0" w:line="240" w:lineRule="exact"/>
      </w:pPr>
    </w:p>
    <w:p>
      <w:pPr>
        <w:spacing w:before="0" w:after="0" w:line="240" w:lineRule="exact"/>
      </w:pPr>
      <w:r>
        <w:rPr>
          <w:rFonts w:ascii="Times New Roman" w:hAnsi="Times New Roman" w:cs="Times New Roman"/>
          <w:sz w:val="22"/>
          <w:szCs w:val="22"/>
        </w:rPr>
        <w:t xml:space="preserve">The Service will not generate a meal or grocery plan below a fixed minimum of 1,200 calories per day. That limit is not personalized, and it is not adjusted downward for any user. Where a requested target falls below the minimum, the Service declines to generate a plan and refers you to a registered dietitian or a physician. You may still record whatever you have actually eaten.</w:t>
      </w:r>
    </w:p>
    <w:p>
      <w:pPr>
        <w:spacing w:before="0" w:after="0" w:line="240" w:lineRule="exact"/>
      </w:pPr>
    </w:p>
    <w:p>
      <w:pPr>
        <w:spacing w:before="0" w:after="0" w:line="240" w:lineRule="exact"/>
      </w:pPr>
      <w:r>
        <w:rPr>
          <w:rFonts w:ascii="Times New Roman" w:hAnsi="Times New Roman" w:cs="Times New Roman"/>
          <w:sz w:val="22"/>
          <w:szCs w:val="22"/>
        </w:rPr>
        <w:t xml:space="preserve">Reporting in the Service is deliberately neutral. Being under a calorie target, or under a grocery budget, is presented as a fact rather than as an achievement.</w:t>
      </w:r>
    </w:p>
    <w:p>
      <w:pPr>
        <w:spacing w:before="0" w:after="0" w:line="240" w:lineRule="exact"/>
      </w:pPr>
    </w:p>
    <w:p>
      <w:pPr>
        <w:spacing w:before="0" w:after="0" w:line="240" w:lineRule="exact"/>
      </w:pPr>
      <w:r>
        <w:rPr>
          <w:rFonts w:ascii="Times New Roman" w:hAnsi="Times New Roman" w:cs="Times New Roman"/>
          <w:sz w:val="22"/>
          <w:szCs w:val="22"/>
        </w:rPr>
        <w:t xml:space="preserve">If you are struggling with food, eating, or body image, please speak with a qualified professional. In the United States, </w:t>
      </w:r>
      <w:del w:id="111" w:author="Ross M">
        <w:r>
          <w:rPr>
            <w:rFonts w:ascii="Times New Roman" w:hAnsi="Times New Roman" w:cs="Times New Roman"/>
            <w:sz w:val="22"/>
            <w:szCs w:val="22"/>
          </w:rPr>
          <w:delText xml:space="preserve">the National Eating Disorders Association Helpline can be reached at 1-800-931-2237.</w:delText>
        </w:r>
      </w:del>
      <w:ins w:id="112" w:author="Ross M">
        <w:r>
          <w:rPr>
            <w:rFonts w:ascii="Times New Roman" w:hAnsi="Times New Roman" w:cs="Times New Roman"/>
            <w:sz w:val="22"/>
            <w:szCs w:val="22"/>
          </w:rPr>
          <w:t xml:space="preserve">the National Alliance for Eating Disorders Helpline can be reached at 1-866-662-1235, and the 988 Suicide and Crisis Lifeline can be reached by calling or texting 988.</w:t>
        </w:r>
      </w:ins>
    </w:p>
    <w:p>
      <w:pPr>
        <w:pStyle w:val="Heading1"/>
        <w:spacing w:before="240" w:after="0" w:line="240" w:lineRule="exact"/>
      </w:pPr>
      <w:r>
        <w:rPr>
          <w:rFonts w:ascii="Times New Roman" w:hAnsi="Times New Roman" w:cs="Times New Roman"/>
          <w:sz w:val="22"/>
          <w:szCs w:val="22"/>
        </w:rPr>
        <w:t xml:space="preserve">8. User Accounts</w:t>
      </w:r>
    </w:p>
    <w:p>
      <w:pPr>
        <w:spacing w:before="0" w:after="0" w:line="240" w:lineRule="exact"/>
      </w:pPr>
      <w:r>
        <w:rPr>
          <w:rFonts w:ascii="Times New Roman" w:hAnsi="Times New Roman" w:cs="Times New Roman"/>
          <w:sz w:val="22"/>
          <w:szCs w:val="22"/>
        </w:rPr>
        <w:t xml:space="preserve">To use the Service you must create an account. You agree to provide accurate information, to maintain the security of your account credentials, and to notify us promptly of any unauthorized use. You are responsible for all activity under your account.</w:t>
      </w:r>
    </w:p>
    <w:p>
      <w:pPr>
        <w:spacing w:before="0" w:after="0" w:line="240" w:lineRule="exact"/>
      </w:pPr>
    </w:p>
    <w:p>
      <w:pPr>
        <w:spacing w:before="0" w:after="0" w:line="240" w:lineRule="exact"/>
      </w:pPr>
      <w:r>
        <w:rPr>
          <w:rFonts w:ascii="Times New Roman" w:hAnsi="Times New Roman" w:cs="Times New Roman"/>
          <w:sz w:val="22"/>
          <w:szCs w:val="22"/>
        </w:rPr>
        <w:t xml:space="preserve">Accounts are for individual, personal use. You may not share an account, and you may not use the Service to plan, track, or manage the diet of another person without their knowledge and their consent.</w:t>
      </w:r>
    </w:p>
    <w:p>
      <w:pPr>
        <w:pStyle w:val="Heading1"/>
        <w:spacing w:before="240" w:after="0" w:line="240" w:lineRule="exact"/>
      </w:pPr>
      <w:r>
        <w:rPr>
          <w:rFonts w:ascii="Times New Roman" w:hAnsi="Times New Roman" w:cs="Times New Roman"/>
          <w:sz w:val="22"/>
          <w:szCs w:val="22"/>
        </w:rPr>
        <w:t xml:space="preserve">9. Acceptable Use</w:t>
      </w:r>
    </w:p>
    <w:p>
      <w:pPr>
        <w:spacing w:before="0" w:after="0" w:line="240" w:lineRule="exact"/>
      </w:pPr>
      <w:r>
        <w:rPr>
          <w:rFonts w:ascii="Times New Roman" w:hAnsi="Times New Roman" w:cs="Times New Roman"/>
          <w:sz w:val="22"/>
          <w:szCs w:val="22"/>
        </w:rPr>
        <w:t xml:space="preserve">You agree not to:</w:t>
      </w:r>
    </w:p>
    <w:p>
      <w:pPr>
        <w:pStyle w:val="ListParagraph"/>
        <w:numPr>
          <w:ilvl w:val="0"/>
          <w:numId w:val="1"/>
        </w:numPr>
        <w:spacing w:before="0" w:after="0" w:line="240" w:lineRule="exact"/>
      </w:pPr>
      <w:r>
        <w:rPr>
          <w:rFonts w:ascii="Times New Roman" w:hAnsi="Times New Roman" w:cs="Times New Roman"/>
          <w:sz w:val="22"/>
          <w:szCs w:val="22"/>
        </w:rPr>
        <w:t xml:space="preserve">use the Service to provide medical nutrition therapy, dietetic services, or clinical advice to any other person</w:t>
      </w:r>
    </w:p>
    <w:p>
      <w:pPr>
        <w:pStyle w:val="ListParagraph"/>
        <w:numPr>
          <w:ilvl w:val="0"/>
          <w:numId w:val="1"/>
        </w:numPr>
        <w:spacing w:before="0" w:after="0" w:line="240" w:lineRule="exact"/>
      </w:pPr>
      <w:r>
        <w:rPr>
          <w:rFonts w:ascii="Times New Roman" w:hAnsi="Times New Roman" w:cs="Times New Roman"/>
          <w:sz w:val="22"/>
          <w:szCs w:val="22"/>
        </w:rPr>
        <w:t xml:space="preserve">present output from the Service to any person as medical, clinical, or professional advice</w:t>
      </w:r>
    </w:p>
    <w:p>
      <w:pPr>
        <w:pStyle w:val="ListParagraph"/>
        <w:numPr>
          <w:ilvl w:val="0"/>
          <w:numId w:val="1"/>
        </w:numPr>
        <w:spacing w:before="0" w:after="0" w:line="240" w:lineRule="exact"/>
        <w:rPr>
          <w:ins w:id="113" w:author="Ross M"/>
          <w:rFonts w:ascii="Times New Roman" w:hAnsi="Times New Roman" w:cs="Times New Roman"/>
          <w:sz w:val="22"/>
          <w:szCs w:val="22"/>
        </w:rPr>
      </w:pPr>
      <w:ins w:id="114" w:author="Ross M">
        <w:r>
          <w:rPr>
            <w:rFonts w:ascii="Times New Roman" w:hAnsi="Times New Roman" w:cs="Times New Roman"/>
            <w:sz w:val="22"/>
            <w:szCs w:val="22"/>
          </w:rPr>
          <w:t xml:space="preserve">rely on the Service, or hold it out to another person, as a tool for keeping anyone safe from a food allergy</w:t>
        </w:r>
      </w:ins>
    </w:p>
    <w:p>
      <w:pPr>
        <w:pStyle w:val="ListParagraph"/>
        <w:numPr>
          <w:ilvl w:val="0"/>
          <w:numId w:val="1"/>
        </w:numPr>
        <w:spacing w:before="0" w:after="0" w:line="240" w:lineRule="exact"/>
      </w:pPr>
      <w:r>
        <w:rPr>
          <w:rFonts w:ascii="Times New Roman" w:hAnsi="Times New Roman" w:cs="Times New Roman"/>
          <w:sz w:val="22"/>
          <w:szCs w:val="22"/>
        </w:rPr>
        <w:t xml:space="preserve">use the Service to plan meals or targets for anyone under 18 years of age</w:t>
      </w:r>
    </w:p>
    <w:p>
      <w:pPr>
        <w:pStyle w:val="ListParagraph"/>
        <w:numPr>
          <w:ilvl w:val="0"/>
          <w:numId w:val="1"/>
        </w:numPr>
        <w:spacing w:before="0" w:after="0" w:line="240" w:lineRule="exact"/>
      </w:pPr>
      <w:r>
        <w:rPr>
          <w:rFonts w:ascii="Times New Roman" w:hAnsi="Times New Roman" w:cs="Times New Roman"/>
          <w:sz w:val="22"/>
          <w:szCs w:val="22"/>
        </w:rPr>
        <w:t xml:space="preserve">attempt to gain unauthorized access to the Service, to other accounts, or to our systems</w:t>
      </w:r>
    </w:p>
    <w:p>
      <w:pPr>
        <w:pStyle w:val="ListParagraph"/>
        <w:numPr>
          <w:ilvl w:val="0"/>
          <w:numId w:val="1"/>
        </w:numPr>
        <w:spacing w:before="0" w:after="0" w:line="240" w:lineRule="exact"/>
      </w:pPr>
      <w:r>
        <w:rPr>
          <w:rFonts w:ascii="Times New Roman" w:hAnsi="Times New Roman" w:cs="Times New Roman"/>
          <w:sz w:val="22"/>
          <w:szCs w:val="22"/>
        </w:rPr>
        <w:t xml:space="preserve">scrape, harvest, resell, or redistribute data obtained from the Service</w:t>
      </w:r>
    </w:p>
    <w:p>
      <w:pPr>
        <w:pStyle w:val="ListParagraph"/>
        <w:numPr>
          <w:ilvl w:val="0"/>
          <w:numId w:val="1"/>
        </w:numPr>
        <w:spacing w:before="0" w:after="0" w:line="240" w:lineRule="exact"/>
      </w:pPr>
      <w:r>
        <w:rPr>
          <w:rFonts w:ascii="Times New Roman" w:hAnsi="Times New Roman" w:cs="Times New Roman"/>
          <w:sz w:val="22"/>
          <w:szCs w:val="22"/>
        </w:rPr>
        <w:t xml:space="preserve">reverse engineer, decompile, or interfere with the operation of the Service</w:t>
      </w:r>
    </w:p>
    <w:p>
      <w:pPr>
        <w:pStyle w:val="ListParagraph"/>
        <w:numPr>
          <w:ilvl w:val="0"/>
          <w:numId w:val="1"/>
        </w:numPr>
        <w:spacing w:before="0" w:after="0" w:line="240" w:lineRule="exact"/>
      </w:pPr>
      <w:r>
        <w:rPr>
          <w:rFonts w:ascii="Times New Roman" w:hAnsi="Times New Roman" w:cs="Times New Roman"/>
          <w:sz w:val="22"/>
          <w:szCs w:val="22"/>
        </w:rPr>
        <w:t xml:space="preserve">upload unlawful content, or content you do not have the right to submit</w:t>
      </w:r>
    </w:p>
    <w:p>
      <w:pPr>
        <w:pStyle w:val="ListParagraph"/>
        <w:numPr>
          <w:ilvl w:val="0"/>
          <w:numId w:val="1"/>
        </w:numPr>
        <w:spacing w:before="0" w:after="0" w:line="240" w:lineRule="exact"/>
      </w:pPr>
      <w:r>
        <w:rPr>
          <w:rFonts w:ascii="Times New Roman" w:hAnsi="Times New Roman" w:cs="Times New Roman"/>
          <w:sz w:val="22"/>
          <w:szCs w:val="22"/>
        </w:rPr>
        <w:t xml:space="preserve">or use the Service for any illegal purpose.</w:t>
      </w:r>
    </w:p>
    <w:p>
      <w:pPr>
        <w:spacing w:before="0" w:after="0" w:line="240" w:lineRule="exact"/>
      </w:pPr>
    </w:p>
    <w:p>
      <w:pPr>
        <w:spacing w:before="0" w:after="0" w:line="240" w:lineRule="exact"/>
      </w:pPr>
      <w:r>
        <w:rPr>
          <w:rFonts w:ascii="Times New Roman" w:hAnsi="Times New Roman" w:cs="Times New Roman"/>
          <w:sz w:val="22"/>
          <w:szCs w:val="22"/>
        </w:rPr>
        <w:t xml:space="preserve">We reserve the right to suspend or terminate any account that violates these Terms.</w:t>
      </w:r>
    </w:p>
    <w:p>
      <w:pPr>
        <w:pStyle w:val="Heading1"/>
        <w:spacing w:before="240" w:after="0" w:line="240" w:lineRule="exact"/>
      </w:pPr>
      <w:r>
        <w:rPr>
          <w:rFonts w:ascii="Times New Roman" w:hAnsi="Times New Roman" w:cs="Times New Roman"/>
          <w:sz w:val="22"/>
          <w:szCs w:val="22"/>
        </w:rPr>
        <w:t xml:space="preserve">10. Automated and AI-Assisted Features</w:t>
      </w:r>
    </w:p>
    <w:p>
      <w:pPr>
        <w:spacing w:before="0" w:after="0" w:line="240" w:lineRule="exact"/>
      </w:pPr>
      <w:r>
        <w:rPr>
          <w:rFonts w:ascii="Times New Roman" w:hAnsi="Times New Roman" w:cs="Times New Roman"/>
          <w:sz w:val="22"/>
          <w:szCs w:val="22"/>
        </w:rPr>
        <w:t xml:space="preserve">Certain features of the Service use automated systems, including third-party artificial intelligence services, to read a photograph of a meal or of a receipt and propose entries, and to search publicly available sources for food assistance resources near a ZIP code you provide.</w:t>
      </w:r>
    </w:p>
    <w:p>
      <w:pPr>
        <w:spacing w:before="0" w:after="0" w:line="240" w:lineRule="exact"/>
      </w:pPr>
    </w:p>
    <w:p>
      <w:pPr>
        <w:spacing w:before="0" w:after="0" w:line="240" w:lineRule="exact"/>
      </w:pPr>
      <w:r>
        <w:rPr>
          <w:rFonts w:ascii="Times New Roman" w:hAnsi="Times New Roman" w:cs="Times New Roman"/>
          <w:sz w:val="22"/>
          <w:szCs w:val="22"/>
        </w:rPr>
        <w:t xml:space="preserve">Output from these features is automated and unverified, and it may be inaccurate, incomplete, or wrong. It is provided for you to review. It is presented as a suggestion, it is editable, and it is not saved to your account until you confirm it. You are responsible for checking it before you accept it.</w:t>
      </w:r>
    </w:p>
    <w:p>
      <w:pPr>
        <w:spacing w:before="0" w:after="0" w:line="240" w:lineRule="exact"/>
      </w:pPr>
    </w:p>
    <w:p>
      <w:pPr>
        <w:spacing w:before="0" w:after="0" w:line="240" w:lineRule="exact"/>
      </w:pPr>
      <w:r>
        <w:rPr>
          <w:rFonts w:ascii="Times New Roman" w:hAnsi="Times New Roman" w:cs="Times New Roman"/>
          <w:sz w:val="22"/>
          <w:szCs w:val="22"/>
        </w:rPr>
        <w:t xml:space="preserve">Automated features are used to identify and describe items and to read printed text. Nutrition values are taken from published reference data, or from figures you enter, and are not invented by an automated system. The Service does not use automated systems to decide whether any food is safe for you, </w:t>
      </w:r>
      <w:ins w:id="115" w:author="Ross M">
        <w:r>
          <w:rPr>
            <w:rFonts w:ascii="Times New Roman" w:hAnsi="Times New Roman" w:cs="Times New Roman"/>
            <w:sz w:val="22"/>
            <w:szCs w:val="22"/>
          </w:rPr>
          <w:t xml:space="preserve">and it does not use an automated system to select the items on a generated grocery list.</w:t>
        </w:r>
      </w:ins>
    </w:p>
    <w:p>
      <w:pPr>
        <w:pStyle w:val="Heading1"/>
        <w:spacing w:before="240" w:after="0" w:line="240" w:lineRule="exact"/>
      </w:pPr>
      <w:r>
        <w:rPr>
          <w:rFonts w:ascii="Times New Roman" w:hAnsi="Times New Roman" w:cs="Times New Roman"/>
          <w:sz w:val="22"/>
          <w:szCs w:val="22"/>
        </w:rPr>
        <w:t xml:space="preserve">11. Your Content</w:t>
      </w:r>
    </w:p>
    <w:p>
      <w:pPr>
        <w:spacing w:before="0" w:after="0" w:line="240" w:lineRule="exact"/>
      </w:pPr>
      <w:r>
        <w:rPr>
          <w:rFonts w:ascii="Times New Roman" w:hAnsi="Times New Roman" w:cs="Times New Roman"/>
          <w:sz w:val="22"/>
          <w:szCs w:val="22"/>
        </w:rPr>
        <w:t xml:space="preserve">The Service allows you to submit content, including food entries, notes, goals, budgets, spending records, and photographs of meals and receipts (“User Content”).</w:t>
      </w:r>
    </w:p>
    <w:p>
      <w:pPr>
        <w:spacing w:before="0" w:after="0" w:line="240" w:lineRule="exact"/>
      </w:pPr>
    </w:p>
    <w:p>
      <w:pPr>
        <w:spacing w:before="0" w:after="0" w:line="240" w:lineRule="exact"/>
      </w:pPr>
      <w:r>
        <w:rPr>
          <w:rFonts w:ascii="Times New Roman" w:hAnsi="Times New Roman" w:cs="Times New Roman"/>
          <w:sz w:val="22"/>
          <w:szCs w:val="22"/>
        </w:rPr>
        <w:t xml:space="preserve">You retain ownership of your User Content. You grant Thirty Seven Labs Inc. a non-exclusive, worldwide, royalty-free license to host, store, process, and display your User Content solely for the purpose of operating and providing the Service to you.</w:t>
      </w:r>
    </w:p>
    <w:p>
      <w:pPr>
        <w:spacing w:before="0" w:after="0" w:line="240" w:lineRule="exact"/>
      </w:pPr>
    </w:p>
    <w:p>
      <w:pPr>
        <w:spacing w:before="0" w:after="0" w:line="240" w:lineRule="exact"/>
      </w:pPr>
      <w:r>
        <w:rPr>
          <w:rFonts w:ascii="Times New Roman" w:hAnsi="Times New Roman" w:cs="Times New Roman"/>
          <w:sz w:val="22"/>
          <w:szCs w:val="22"/>
        </w:rPr>
        <w:t xml:space="preserve">Photographs you submit for meal recognition or for receipt scanning are processed to extract the information described to you at the time, and are not retained by the Service after processing. </w:t>
      </w:r>
      <w:ins w:id="116" w:author="Ross M">
        <w:r>
          <w:rPr>
            <w:rFonts w:ascii="Times New Roman" w:hAnsi="Times New Roman" w:cs="Times New Roman"/>
            <w:sz w:val="22"/>
            <w:szCs w:val="22"/>
          </w:rPr>
          <w:t xml:space="preserve">The image is transmitted to a third-party processing provider before it is discarded, as described in the Privacy Policy, and that provider may hold it for a short period under its own terms. We do not perform facial recognition or any other biometric identification on an image you submit, we do not extract or retain any biometric identifier from it, and we do not use it to identify any person. </w:t>
        </w:r>
      </w:ins>
      <w:r>
        <w:rPr>
          <w:rFonts w:ascii="Times New Roman" w:hAnsi="Times New Roman" w:cs="Times New Roman"/>
          <w:sz w:val="22"/>
          <w:szCs w:val="22"/>
        </w:rPr>
        <w:t xml:space="preserve">Please do not include anything in a photograph that you do not want processed, including other people, documents, or payment card details.</w:t>
      </w:r>
    </w:p>
    <w:p>
      <w:pPr>
        <w:spacing w:before="0" w:after="0" w:line="240" w:lineRule="exact"/>
      </w:pPr>
    </w:p>
    <w:p>
      <w:pPr>
        <w:spacing w:before="0" w:after="0" w:line="240" w:lineRule="exact"/>
      </w:pPr>
      <w:r>
        <w:rPr>
          <w:rFonts w:ascii="Times New Roman" w:hAnsi="Times New Roman" w:cs="Times New Roman"/>
          <w:sz w:val="22"/>
          <w:szCs w:val="22"/>
        </w:rPr>
        <w:t xml:space="preserve">You represent that you have all necessary rights to the User Content you submit, and that it does not violate any law or these Terms.</w:t>
      </w:r>
    </w:p>
    <w:p>
      <w:pPr>
        <w:spacing w:before="0" w:after="0" w:line="240" w:lineRule="exact"/>
      </w:pPr>
    </w:p>
    <w:p>
      <w:pPr>
        <w:spacing w:before="0" w:after="0" w:line="240" w:lineRule="exact"/>
      </w:pPr>
      <w:r>
        <w:rPr>
          <w:rFonts w:ascii="Times New Roman" w:hAnsi="Times New Roman" w:cs="Times New Roman"/>
          <w:sz w:val="22"/>
          <w:szCs w:val="22"/>
        </w:rPr>
        <w:t xml:space="preserve">Anonymized and aggregated information derived from use of the Service, such as a typical price range for a product in an area, contains no personal information and may be used to operate and improve the Service.</w:t>
      </w:r>
    </w:p>
    <w:p>
      <w:pPr>
        <w:pStyle w:val="Heading1"/>
        <w:spacing w:before="240" w:after="0" w:line="240" w:lineRule="exact"/>
      </w:pPr>
      <w:r>
        <w:rPr>
          <w:rFonts w:ascii="Times New Roman" w:hAnsi="Times New Roman" w:cs="Times New Roman"/>
          <w:sz w:val="22"/>
          <w:szCs w:val="22"/>
        </w:rPr>
        <w:t xml:space="preserve">12. Third-Party Information and Resources</w:t>
      </w:r>
    </w:p>
    <w:p>
      <w:pPr>
        <w:spacing w:before="0" w:after="0" w:line="240" w:lineRule="exact"/>
      </w:pPr>
      <w:r>
        <w:rPr>
          <w:rFonts w:ascii="Times New Roman" w:hAnsi="Times New Roman" w:cs="Times New Roman"/>
          <w:sz w:val="22"/>
          <w:szCs w:val="22"/>
        </w:rPr>
        <w:t xml:space="preserve">The Service presents information drawn from third-party and public sources, including government nutrition databases, product information, retail pricing information, and listings for food pantries and food assistance programs.</w:t>
      </w:r>
    </w:p>
    <w:p>
      <w:pPr>
        <w:spacing w:before="0" w:after="0" w:line="240" w:lineRule="exact"/>
      </w:pPr>
    </w:p>
    <w:p>
      <w:pPr>
        <w:spacing w:before="0" w:after="0" w:line="240" w:lineRule="exact"/>
      </w:pPr>
      <w:r>
        <w:rPr>
          <w:rFonts w:ascii="Times New Roman" w:hAnsi="Times New Roman" w:cs="Times New Roman"/>
          <w:sz w:val="22"/>
          <w:szCs w:val="22"/>
        </w:rPr>
        <w:t xml:space="preserve">We do not control that information, and we do not warrant that it is accurate, complete, current, or available. Listings for food pantries and assistance programs are provided as a convenience. Hours, eligibility requirements, and availability change frequently, and you should contact any organization directly before relying on it.</w:t>
      </w:r>
    </w:p>
    <w:p>
      <w:pPr>
        <w:spacing w:before="0" w:after="0" w:line="240" w:lineRule="exact"/>
      </w:pPr>
    </w:p>
    <w:p>
      <w:pPr>
        <w:spacing w:before="0" w:after="0" w:line="240" w:lineRule="exact"/>
      </w:pPr>
      <w:r>
        <w:rPr>
          <w:rFonts w:ascii="Times New Roman" w:hAnsi="Times New Roman" w:cs="Times New Roman"/>
          <w:sz w:val="22"/>
          <w:szCs w:val="22"/>
        </w:rPr>
        <w:t xml:space="preserve">References to retailers, brands, or products are for identification only, and do not imply any affiliation with, endorsement by, or sponsorship from those parties.</w:t>
      </w:r>
    </w:p>
    <w:p>
      <w:pPr>
        <w:pStyle w:val="Heading1"/>
        <w:spacing w:before="240" w:after="0" w:line="240" w:lineRule="exact"/>
      </w:pPr>
      <w:r>
        <w:rPr>
          <w:rFonts w:ascii="Times New Roman" w:hAnsi="Times New Roman" w:cs="Times New Roman"/>
          <w:sz w:val="22"/>
          <w:szCs w:val="22"/>
        </w:rPr>
        <w:t xml:space="preserve">13. Paid Memberships</w:t>
      </w:r>
    </w:p>
    <w:p>
      <w:pPr>
        <w:spacing w:before="0" w:after="0" w:line="240" w:lineRule="exact"/>
      </w:pPr>
      <w:r>
        <w:rPr>
          <w:rFonts w:ascii="Times New Roman" w:hAnsi="Times New Roman" w:cs="Times New Roman"/>
          <w:sz w:val="22"/>
          <w:szCs w:val="22"/>
        </w:rPr>
        <w:t xml:space="preserve">Some features of the Service may require a paid subscription. Where a paid subscription is offered, you agree that payments may automatically renew, that fees may change with prior notice, and that refunds may be limited unless required by law.</w:t>
      </w:r>
    </w:p>
    <w:p>
      <w:pPr>
        <w:spacing w:before="0" w:after="0" w:line="240" w:lineRule="exact"/>
      </w:pPr>
    </w:p>
    <w:p>
      <w:pPr>
        <w:spacing w:before="0" w:after="0" w:line="240" w:lineRule="exact"/>
        <w:rPr>
          <w:ins w:id="117" w:author="Ross M"/>
          <w:rFonts w:ascii="Times New Roman" w:hAnsi="Times New Roman" w:cs="Times New Roman"/>
          <w:sz w:val="22"/>
          <w:szCs w:val="22"/>
        </w:rPr>
      </w:pPr>
      <w:ins w:id="118" w:author="Ross M">
        <w:r>
          <w:rPr>
            <w:rFonts w:ascii="Times New Roman" w:hAnsi="Times New Roman" w:cs="Times New Roman"/>
            <w:sz w:val="22"/>
            <w:szCs w:val="22"/>
          </w:rPr>
          <w:t xml:space="preserve">Before you buy, we show you the price, the billing period, the fact that the subscription renews automatically until you cancel, and how to cancel. Your subscription renews at the price and interval shown to you at the time of purchase, and continues to renew until you cancel it.</w:t>
        </w:r>
      </w:ins>
    </w:p>
    <w:p>
      <w:pPr>
        <w:spacing w:before="0" w:after="0" w:line="240" w:lineRule="exact"/>
      </w:pPr>
    </w:p>
    <w:p>
      <w:pPr>
        <w:spacing w:before="0" w:after="0" w:line="240" w:lineRule="exact"/>
        <w:rPr>
          <w:ins w:id="119" w:author="Ross M"/>
          <w:rFonts w:ascii="Times New Roman" w:hAnsi="Times New Roman" w:cs="Times New Roman"/>
          <w:sz w:val="22"/>
          <w:szCs w:val="22"/>
        </w:rPr>
      </w:pPr>
      <w:ins w:id="120" w:author="Ross M">
        <w:r>
          <w:rPr>
            <w:rFonts w:ascii="Times New Roman" w:hAnsi="Times New Roman" w:cs="Times New Roman"/>
            <w:sz w:val="22"/>
            <w:szCs w:val="22"/>
          </w:rPr>
          <w:t xml:space="preserve">We do not process your payment. All charges, renewals, cancellations, and refunds are handled by Apple or by Google under their own terms. We cannot charge you, cancel your subscription for you, or issue you a refund. Cancelling stops the next renewal and keeps your access until the end of the period you have already paid for. Nothing you have already paid for is taken back.</w:t>
        </w:r>
      </w:ins>
    </w:p>
    <w:p>
      <w:pPr>
        <w:spacing w:before="0" w:after="0" w:line="240" w:lineRule="exact"/>
      </w:pPr>
    </w:p>
    <w:p>
      <w:pPr>
        <w:spacing w:before="0" w:after="0" w:line="240" w:lineRule="exact"/>
        <w:rPr>
          <w:ins w:id="121" w:author="Ross M"/>
          <w:rFonts w:ascii="Times New Roman" w:hAnsi="Times New Roman" w:cs="Times New Roman"/>
          <w:sz w:val="22"/>
          <w:szCs w:val="22"/>
        </w:rPr>
      </w:pPr>
      <w:ins w:id="122" w:author="Ross M">
        <w:r>
          <w:rPr>
            <w:rFonts w:ascii="Times New Roman" w:hAnsi="Times New Roman" w:cs="Times New Roman"/>
            <w:sz w:val="22"/>
            <w:szCs w:val="22"/>
          </w:rPr>
          <w:t xml:space="preserve">We will not increase the price of an existing subscription without giving you advance notice and obtaining any consent the app store requires.</w:t>
        </w:r>
      </w:ins>
    </w:p>
    <w:p>
      <w:pPr>
        <w:spacing w:before="0" w:after="0" w:line="240" w:lineRule="exact"/>
      </w:pPr>
    </w:p>
    <w:p>
      <w:pPr>
        <w:spacing w:before="0" w:after="0" w:line="240" w:lineRule="exact"/>
        <w:rPr>
          <w:ins w:id="123" w:author="Ross M"/>
          <w:rFonts w:ascii="Times New Roman" w:hAnsi="Times New Roman" w:cs="Times New Roman"/>
          <w:sz w:val="22"/>
          <w:szCs w:val="22"/>
        </w:rPr>
      </w:pPr>
      <w:ins w:id="124" w:author="Ross M">
        <w:r>
          <w:rPr>
            <w:rFonts w:ascii="Times New Roman" w:hAnsi="Times New Roman" w:cs="Times New Roman"/>
            <w:sz w:val="22"/>
            <w:szCs w:val="22"/>
          </w:rPr>
          <w:t xml:space="preserve">Free trials and introductory offers. Where we offer a free trial or an introductory price, we will tell you before you sign up how long it lasts, when it ends, what the subscription will cost when it ends, and how to cancel before you are charged. Unless you cancel before the trial or introductory period ends, your subscription continues automatically at the standard price shown to you at sign-up, and renews at that price until you cancel. Where the law requires it, we will remind you before the trial or introductory period ends. You can cancel at any time during the trial in your App Store or Google Play account settings, and if you cancel before the trial ends you are not charged.</w:t>
        </w:r>
      </w:ins>
    </w:p>
    <w:p>
      <w:pPr>
        <w:spacing w:before="0" w:after="0" w:line="240" w:lineRule="exact"/>
      </w:pPr>
    </w:p>
    <w:p>
      <w:pPr>
        <w:spacing w:before="0" w:after="0" w:line="240" w:lineRule="exact"/>
        <w:rPr>
          <w:ins w:id="125" w:author="Ross M"/>
          <w:rFonts w:ascii="Times New Roman" w:hAnsi="Times New Roman" w:cs="Times New Roman"/>
          <w:sz w:val="22"/>
          <w:szCs w:val="22"/>
        </w:rPr>
      </w:pPr>
      <w:ins w:id="126" w:author="Ross M">
        <w:r>
          <w:rPr>
            <w:rFonts w:ascii="Times New Roman" w:hAnsi="Times New Roman" w:cs="Times New Roman"/>
            <w:sz w:val="22"/>
            <w:szCs w:val="22"/>
          </w:rPr>
          <w:t xml:space="preserve">We use a third-party subscription management provider to tell us whether your account has an active plan. That provider receives an identifier for your account, the plan you bought, and whether it is active, as described in the Privacy Policy.</w:t>
        </w:r>
      </w:ins>
    </w:p>
    <w:p>
      <w:pPr>
        <w:spacing w:before="0" w:after="0" w:line="240" w:lineRule="exact"/>
      </w:pPr>
    </w:p>
    <w:p>
      <w:pPr>
        <w:spacing w:before="0" w:after="0" w:line="240" w:lineRule="exact"/>
      </w:pPr>
      <w:r>
        <w:rPr>
          <w:rFonts w:ascii="Times New Roman" w:hAnsi="Times New Roman" w:cs="Times New Roman"/>
          <w:sz w:val="22"/>
          <w:szCs w:val="22"/>
        </w:rPr>
        <w:t xml:space="preserve">On iOS devices, subscriptions are processed through the Apple in-app purchase system and auto-renew unless canceled at least 24 hours before the end of the current period. On Android devices, subscriptions may be processed through Google Play Billing. You can manage or cancel a subscription in your App Store or Google Play account settings</w:t>
      </w:r>
      <w:ins w:id="127" w:author="Ross M">
        <w:r>
          <w:rPr>
            <w:rFonts w:ascii="Times New Roman" w:hAnsi="Times New Roman" w:cs="Times New Roman"/>
            <w:sz w:val="22"/>
            <w:szCs w:val="22"/>
          </w:rPr>
          <w:t xml:space="preserve">, and the Service links you directly to that screen from within the app</w:t>
        </w:r>
      </w:ins>
      <w:r>
        <w:rPr>
          <w:rFonts w:ascii="Times New Roman" w:hAnsi="Times New Roman" w:cs="Times New Roman"/>
          <w:sz w:val="22"/>
          <w:szCs w:val="22"/>
        </w:rPr>
        <w:t xml:space="preserve">.</w:t>
      </w:r>
    </w:p>
    <w:p>
      <w:pPr>
        <w:pStyle w:val="Heading1"/>
        <w:spacing w:before="240" w:after="0" w:line="240" w:lineRule="exact"/>
      </w:pPr>
      <w:r>
        <w:rPr>
          <w:rFonts w:ascii="Times New Roman" w:hAnsi="Times New Roman" w:cs="Times New Roman"/>
          <w:sz w:val="22"/>
          <w:szCs w:val="22"/>
        </w:rPr>
        <w:t xml:space="preserve">14. Intellectual Property</w:t>
      </w:r>
    </w:p>
    <w:p>
      <w:pPr>
        <w:spacing w:before="0" w:after="0" w:line="240" w:lineRule="exact"/>
      </w:pPr>
      <w:r>
        <w:rPr>
          <w:rFonts w:ascii="Times New Roman" w:hAnsi="Times New Roman" w:cs="Times New Roman"/>
          <w:sz w:val="22"/>
          <w:szCs w:val="22"/>
        </w:rPr>
        <w:t xml:space="preserve">All software, branding, design elements, and original content of the Service are owned by Thirty Seven Labs Inc. or its licensors, and are protected by intellectual property laws. You may not reproduce, distribute, publicly display, or create derivative works from the Service without our permission.</w:t>
      </w:r>
    </w:p>
    <w:p>
      <w:pPr>
        <w:spacing w:before="0" w:after="0" w:line="240" w:lineRule="exact"/>
      </w:pPr>
    </w:p>
    <w:p>
      <w:pPr>
        <w:spacing w:before="0" w:after="0" w:line="240" w:lineRule="exact"/>
      </w:pPr>
      <w:r>
        <w:rPr>
          <w:rFonts w:ascii="Times New Roman" w:hAnsi="Times New Roman" w:cs="Times New Roman"/>
          <w:sz w:val="22"/>
          <w:szCs w:val="22"/>
        </w:rPr>
        <w:t xml:space="preserve">Public reference data used by the Service, including United States Government works, remains subject to its own terms.</w:t>
      </w:r>
    </w:p>
    <w:p>
      <w:pPr>
        <w:pStyle w:val="Heading1"/>
        <w:spacing w:before="240" w:after="0" w:line="240" w:lineRule="exact"/>
      </w:pPr>
      <w:r>
        <w:rPr>
          <w:rFonts w:ascii="Times New Roman" w:hAnsi="Times New Roman" w:cs="Times New Roman"/>
          <w:sz w:val="22"/>
          <w:szCs w:val="22"/>
        </w:rPr>
        <w:t xml:space="preserve">15. Termination</w:t>
      </w:r>
    </w:p>
    <w:p>
      <w:pPr>
        <w:spacing w:before="0" w:after="0" w:line="240" w:lineRule="exact"/>
      </w:pPr>
      <w:r>
        <w:rPr>
          <w:rFonts w:ascii="Times New Roman" w:hAnsi="Times New Roman" w:cs="Times New Roman"/>
          <w:sz w:val="22"/>
          <w:szCs w:val="22"/>
        </w:rPr>
        <w:t xml:space="preserve">We may suspend or terminate your account if you violate these Terms, if your use creates a legal or security risk, or if we discontinue the Service. You may delete your account at any time through the app, which removes your account profile and the associated user data as described in the Privacy Policy.</w:t>
      </w:r>
      <w:ins w:id="128" w:author="Ross M">
        <w:r>
          <w:rPr>
            <w:rFonts w:ascii="Times New Roman" w:hAnsi="Times New Roman" w:cs="Times New Roman"/>
            <w:sz w:val="22"/>
            <w:szCs w:val="22"/>
          </w:rPr>
          <w:t xml:space="preserve"> Deletion from our live systems is immediate. Copies may remain in routine backups, and with the service providers described in the Privacy Policy, for the periods stated there.</w:t>
        </w:r>
      </w:ins>
    </w:p>
    <w:p>
      <w:pPr>
        <w:pStyle w:val="Heading1"/>
        <w:spacing w:before="240" w:after="0" w:line="240" w:lineRule="exact"/>
      </w:pPr>
      <w:r>
        <w:rPr>
          <w:rFonts w:ascii="Times New Roman" w:hAnsi="Times New Roman" w:cs="Times New Roman"/>
          <w:sz w:val="22"/>
          <w:szCs w:val="22"/>
        </w:rPr>
        <w:t xml:space="preserve">16. Disclaimer of Warranties</w:t>
      </w:r>
    </w:p>
    <w:p>
      <w:pPr>
        <w:spacing w:before="0" w:after="0" w:line="240" w:lineRule="exact"/>
      </w:pPr>
      <w:r>
        <w:rPr>
          <w:rFonts w:ascii="Times New Roman" w:hAnsi="Times New Roman" w:cs="Times New Roman"/>
          <w:sz w:val="22"/>
          <w:szCs w:val="22"/>
        </w:rPr>
        <w:t xml:space="preserve">The Service is provided on an “as is” and “as available” basis, without warranties of any kind, whether express, implied, or statutory. To the maximum extent permitted by law, Thirty Seven Labs Inc. disclaims all warranties, including any implied warranty of merchantability, fitness for a particular purpose, accuracy, and noninfringement.</w:t>
      </w:r>
    </w:p>
    <w:p>
      <w:pPr>
        <w:spacing w:before="0" w:after="0" w:line="240" w:lineRule="exact"/>
      </w:pPr>
    </w:p>
    <w:p>
      <w:pPr>
        <w:spacing w:before="0" w:after="0" w:line="240" w:lineRule="exact"/>
      </w:pPr>
      <w:r>
        <w:rPr>
          <w:rFonts w:ascii="Times New Roman" w:hAnsi="Times New Roman" w:cs="Times New Roman"/>
          <w:sz w:val="22"/>
          <w:szCs w:val="22"/>
        </w:rPr>
        <w:t xml:space="preserve">We do not warrant that the Service will be uninterrupted, secure, or error free, that any nutrition figure, price, </w:t>
      </w:r>
      <w:del w:id="129" w:author="Ross M">
        <w:r>
          <w:rPr>
            <w:rFonts w:ascii="Times New Roman" w:hAnsi="Times New Roman" w:cs="Times New Roman"/>
            <w:sz w:val="22"/>
            <w:szCs w:val="22"/>
          </w:rPr>
          <w:delText xml:space="preserve">allergen screening result</w:delText>
        </w:r>
      </w:del>
      <w:ins w:id="130" w:author="Ross M">
        <w:r>
          <w:rPr>
            <w:rFonts w:ascii="Times New Roman" w:hAnsi="Times New Roman" w:cs="Times New Roman"/>
            <w:sz w:val="22"/>
            <w:szCs w:val="22"/>
          </w:rPr>
          <w:t xml:space="preserve">result of the allergen filter</w:t>
        </w:r>
      </w:ins>
      <w:r>
        <w:rPr>
          <w:rFonts w:ascii="Times New Roman" w:hAnsi="Times New Roman" w:cs="Times New Roman"/>
          <w:sz w:val="22"/>
          <w:szCs w:val="22"/>
        </w:rPr>
        <w:t xml:space="preserve">, or suggestion will be accurate or complete, or that use of the Service will produce any particular health, dietary, or financial outcome. </w:t>
      </w:r>
      <w:ins w:id="131" w:author="Ross M">
        <w:r>
          <w:rPr>
            <w:rFonts w:ascii="Times New Roman" w:hAnsi="Times New Roman" w:cs="Times New Roman"/>
            <w:sz w:val="22"/>
            <w:szCs w:val="22"/>
          </w:rPr>
          <w:t xml:space="preserve">We do not warrant that any item is free of any allergen, and we do not represent that any list, suggestion, or entry is safe for you or for anyone else.</w:t>
        </w:r>
      </w:ins>
    </w:p>
    <w:p>
      <w:pPr>
        <w:pStyle w:val="Heading1"/>
        <w:spacing w:before="240" w:after="0" w:line="240" w:lineRule="exact"/>
      </w:pPr>
      <w:r>
        <w:rPr>
          <w:rFonts w:ascii="Times New Roman" w:hAnsi="Times New Roman" w:cs="Times New Roman"/>
          <w:sz w:val="22"/>
          <w:szCs w:val="22"/>
        </w:rPr>
        <w:t xml:space="preserve">17. Limitation of Liability</w:t>
      </w:r>
    </w:p>
    <w:p>
      <w:pPr>
        <w:spacing w:before="0" w:after="0" w:line="240" w:lineRule="exact"/>
      </w:pPr>
      <w:r>
        <w:rPr>
          <w:rFonts w:ascii="Times New Roman" w:hAnsi="Times New Roman" w:cs="Times New Roman"/>
          <w:sz w:val="22"/>
          <w:szCs w:val="22"/>
        </w:rPr>
        <w:t xml:space="preserve">To the maximum extent permitted by law, Thirty Seven Labs Inc. and its affiliates, officers, directors, employees, and agents shall not be liable for any indirect, incidental, special, consequential, exemplary, or punitive damages, or for any loss of profits, data, goodwill, or savings, arising out of or related to your use of, or inability to use, the Service.</w:t>
      </w:r>
    </w:p>
    <w:p>
      <w:pPr>
        <w:spacing w:before="0" w:after="0" w:line="240" w:lineRule="exact"/>
      </w:pPr>
    </w:p>
    <w:p>
      <w:pPr>
        <w:spacing w:before="0" w:after="0" w:line="240" w:lineRule="exact"/>
      </w:pPr>
      <w:r>
        <w:rPr>
          <w:rFonts w:ascii="Times New Roman" w:hAnsi="Times New Roman" w:cs="Times New Roman"/>
          <w:sz w:val="22"/>
          <w:szCs w:val="22"/>
        </w:rPr>
        <w:t xml:space="preserve">Without limiting the foregoing, and to the maximum extent permitted by law, we are not liable for any reliance you place on a nutrition figure, a calorie count, </w:t>
      </w:r>
      <w:del w:id="132" w:author="Ross M">
        <w:r>
          <w:rPr>
            <w:rFonts w:ascii="Times New Roman" w:hAnsi="Times New Roman" w:cs="Times New Roman"/>
            <w:sz w:val="22"/>
            <w:szCs w:val="22"/>
          </w:rPr>
          <w:delText xml:space="preserve">an allergen screening result</w:delText>
        </w:r>
      </w:del>
      <w:ins w:id="133" w:author="Ross M">
        <w:r>
          <w:rPr>
            <w:rFonts w:ascii="Times New Roman" w:hAnsi="Times New Roman" w:cs="Times New Roman"/>
            <w:sz w:val="22"/>
            <w:szCs w:val="22"/>
          </w:rPr>
          <w:t xml:space="preserve">a result of the allergen filter</w:t>
        </w:r>
      </w:ins>
      <w:r>
        <w:rPr>
          <w:rFonts w:ascii="Times New Roman" w:hAnsi="Times New Roman" w:cs="Times New Roman"/>
          <w:sz w:val="22"/>
          <w:szCs w:val="22"/>
        </w:rPr>
        <w:t xml:space="preserve">, a price, a budget, a grocery list, a meal suggestion, or a food assistance listing presented by the Service, for any dietary or purchasing decision you make, or for any third-party information the Service presents.</w:t>
      </w:r>
    </w:p>
    <w:p>
      <w:pPr>
        <w:spacing w:before="0" w:after="0" w:line="240" w:lineRule="exact"/>
      </w:pPr>
    </w:p>
    <w:p>
      <w:pPr>
        <w:spacing w:before="0" w:after="0" w:line="240" w:lineRule="exact"/>
        <w:rPr>
          <w:ins w:id="134" w:author="Ross M"/>
          <w:rFonts w:ascii="Times New Roman" w:hAnsi="Times New Roman" w:cs="Times New Roman"/>
          <w:sz w:val="22"/>
          <w:szCs w:val="22"/>
        </w:rPr>
      </w:pPr>
      <w:ins w:id="135" w:author="Ross M">
        <w:r>
          <w:rPr>
            <w:rFonts w:ascii="Times New Roman" w:hAnsi="Times New Roman" w:cs="Times New Roman"/>
            <w:sz w:val="22"/>
            <w:szCs w:val="22"/>
          </w:rPr>
          <w:t xml:space="preserve">To the maximum extent permitted by law, our total liability for all claims arising out of or related to these Terms or the Service is limited to the greater of the amounts you paid us for the Service in the twelve months before the event giving rise to the claim, or one hundred dollars.</w:t>
        </w:r>
      </w:ins>
    </w:p>
    <w:p>
      <w:pPr>
        <w:spacing w:before="0" w:after="0" w:line="240" w:lineRule="exact"/>
      </w:pPr>
    </w:p>
    <w:p>
      <w:pPr>
        <w:spacing w:before="0" w:after="0" w:line="240" w:lineRule="exact"/>
      </w:pPr>
      <w:r>
        <w:rPr>
          <w:rFonts w:ascii="Times New Roman" w:hAnsi="Times New Roman" w:cs="Times New Roman"/>
          <w:sz w:val="22"/>
          <w:szCs w:val="22"/>
        </w:rPr>
        <w:t xml:space="preserve">Some jurisdictions do not allow the exclusion or the limitation of certain damages, so some of the above may not apply to you. Nothing in these Terms excludes or limits any liability that cannot be excluded or limited under applicable law</w:t>
      </w:r>
      <w:ins w:id="136" w:author="Ross M">
        <w:r>
          <w:rPr>
            <w:rFonts w:ascii="Times New Roman" w:hAnsi="Times New Roman" w:cs="Times New Roman"/>
            <w:sz w:val="22"/>
            <w:szCs w:val="22"/>
          </w:rPr>
          <w:t xml:space="preserve">, including liability for death or personal injury to the extent that liability cannot be limited</w:t>
        </w:r>
      </w:ins>
      <w:r>
        <w:rPr>
          <w:rFonts w:ascii="Times New Roman" w:hAnsi="Times New Roman" w:cs="Times New Roman"/>
          <w:sz w:val="22"/>
          <w:szCs w:val="22"/>
        </w:rPr>
        <w:t xml:space="preserve">.</w:t>
      </w:r>
    </w:p>
    <w:p>
      <w:pPr>
        <w:pStyle w:val="Heading1"/>
        <w:spacing w:before="240" w:after="0" w:line="240" w:lineRule="exact"/>
      </w:pPr>
      <w:r>
        <w:rPr>
          <w:rFonts w:ascii="Times New Roman" w:hAnsi="Times New Roman" w:cs="Times New Roman"/>
          <w:sz w:val="22"/>
          <w:szCs w:val="22"/>
        </w:rPr>
        <w:t xml:space="preserve">18. Indemnification</w:t>
      </w:r>
    </w:p>
    <w:p>
      <w:pPr>
        <w:spacing w:before="0" w:after="0" w:line="240" w:lineRule="exact"/>
      </w:pPr>
      <w:r>
        <w:rPr>
          <w:rFonts w:ascii="Times New Roman" w:hAnsi="Times New Roman" w:cs="Times New Roman"/>
          <w:sz w:val="22"/>
          <w:szCs w:val="22"/>
        </w:rPr>
        <w:t xml:space="preserve">You agree to defend, indemnify, and hold harmless Thirty Seven Labs Inc., its affiliates, officers, directors, employees, contractors, and agents from and against any claim, liability, damage, loss, expense, and cost, including reasonable attorneys fees, arising out of or related to your use of the Service, your User Content, your violation of these Terms, or your provision of output from the Service to any other person.</w:t>
      </w:r>
    </w:p>
    <w:p>
      <w:pPr>
        <w:pStyle w:val="Heading1"/>
        <w:spacing w:before="240" w:after="0" w:line="240" w:lineRule="exact"/>
      </w:pPr>
      <w:r>
        <w:rPr>
          <w:rFonts w:ascii="Times New Roman" w:hAnsi="Times New Roman" w:cs="Times New Roman"/>
          <w:sz w:val="22"/>
          <w:szCs w:val="22"/>
        </w:rPr>
        <w:t xml:space="preserve">19. Dispute Resolution; Binding Arbitration and Class Action Waiver</w:t>
      </w:r>
    </w:p>
    <w:p>
      <w:pPr>
        <w:spacing w:before="0" w:after="0" w:line="240" w:lineRule="exact"/>
      </w:pPr>
      <w:r>
        <w:rPr>
          <w:rFonts w:ascii="Times New Roman" w:hAnsi="Times New Roman" w:cs="Times New Roman"/>
          <w:sz w:val="22"/>
          <w:szCs w:val="22"/>
        </w:rPr>
        <w:t xml:space="preserve">PLEASE READ THIS SECTION CAREFULLY. IT AFFECTS YOUR LEGAL RIGHTS, INCLUDING YOUR RIGHT TO FILE A LAWSUIT IN COURT AND TO HAVE A JURY HEAR YOUR CLAIMS. IT CONTAINS A CLASS ACTION WAIVER.</w:t>
      </w:r>
    </w:p>
    <w:p>
      <w:pPr>
        <w:spacing w:before="0" w:after="0" w:line="240" w:lineRule="exact"/>
      </w:pPr>
    </w:p>
    <w:p>
      <w:pPr>
        <w:spacing w:before="0" w:after="0" w:line="240" w:lineRule="exact"/>
      </w:pPr>
      <w:r>
        <w:rPr>
          <w:rFonts w:ascii="Times New Roman" w:hAnsi="Times New Roman" w:cs="Times New Roman"/>
          <w:sz w:val="22"/>
          <w:szCs w:val="22"/>
        </w:rPr>
        <w:t xml:space="preserve">19.1 Informal resolution first. Before beginning any arbitration, you agree to try to resolve the dispute informally by sending a written notice describing the dispute to Thirty Seven Labs Inc. at the </w:t>
      </w:r>
      <w:ins w:id="137" w:author="Ross M">
        <w:r>
          <w:rPr>
            <w:rFonts w:ascii="Times New Roman" w:hAnsi="Times New Roman" w:cs="Times New Roman"/>
            <w:sz w:val="22"/>
            <w:szCs w:val="22"/>
          </w:rPr>
          <w:t xml:space="preserve">notice </w:t>
        </w:r>
      </w:ins>
      <w:r>
        <w:rPr>
          <w:rFonts w:ascii="Times New Roman" w:hAnsi="Times New Roman" w:cs="Times New Roman"/>
          <w:sz w:val="22"/>
          <w:szCs w:val="22"/>
        </w:rPr>
        <w:t xml:space="preserve">address in Section </w:t>
      </w:r>
      <w:del w:id="138" w:author="Ross M">
        <w:r>
          <w:rPr>
            <w:rFonts w:ascii="Times New Roman" w:hAnsi="Times New Roman" w:cs="Times New Roman"/>
            <w:sz w:val="22"/>
            <w:szCs w:val="22"/>
          </w:rPr>
          <w:delText xml:space="preserve">22</w:delText>
        </w:r>
      </w:del>
      <w:ins w:id="139" w:author="Ross M">
        <w:r>
          <w:rPr>
            <w:rFonts w:ascii="Times New Roman" w:hAnsi="Times New Roman" w:cs="Times New Roman"/>
            <w:sz w:val="22"/>
            <w:szCs w:val="22"/>
          </w:rPr>
          <w:t xml:space="preserve">24</w:t>
        </w:r>
      </w:ins>
      <w:r>
        <w:rPr>
          <w:rFonts w:ascii="Times New Roman" w:hAnsi="Times New Roman" w:cs="Times New Roman"/>
          <w:sz w:val="22"/>
          <w:szCs w:val="22"/>
        </w:rPr>
        <w:t xml:space="preserve">, and we agree to do the same for you. The parties will attempt in good faith to resolve the dispute for 60 days after that notice is received. Neither party may begin an arbitration before that period ends. </w:t>
      </w:r>
      <w:ins w:id="140" w:author="Ross M">
        <w:r>
          <w:rPr>
            <w:rFonts w:ascii="Times New Roman" w:hAnsi="Times New Roman" w:cs="Times New Roman"/>
            <w:sz w:val="22"/>
            <w:szCs w:val="22"/>
          </w:rPr>
          <w:t xml:space="preserve">Any statute of limitations, and any contractual limitations period, applicable to the dispute is tolled from the date the notice is received until that period ends. You and we may agree in writing to end the period early, and a party's failure to participate does not extend it.</w:t>
        </w:r>
      </w:ins>
    </w:p>
    <w:p>
      <w:pPr>
        <w:spacing w:before="0" w:after="0" w:line="240" w:lineRule="exact"/>
      </w:pPr>
    </w:p>
    <w:p>
      <w:pPr>
        <w:spacing w:before="0" w:after="0" w:line="240" w:lineRule="exact"/>
      </w:pPr>
      <w:r>
        <w:rPr>
          <w:rFonts w:ascii="Times New Roman" w:hAnsi="Times New Roman" w:cs="Times New Roman"/>
          <w:sz w:val="22"/>
          <w:szCs w:val="22"/>
        </w:rPr>
        <w:t xml:space="preserve">19.2 Agreement to arbitrate. Except as set out in Section 19.6, any dispute, claim, or controversy arising out of or relating to these Terms, the Service, or your use of the Service will be resolved exclusively by final and binding individual arbitration, and not in a court of general jurisdiction. The Federal Arbitration Act governs the interpretation and enforcement of this section.</w:t>
      </w:r>
    </w:p>
    <w:p>
      <w:pPr>
        <w:spacing w:before="0" w:after="0" w:line="240" w:lineRule="exact"/>
      </w:pPr>
    </w:p>
    <w:p>
      <w:pPr>
        <w:spacing w:before="0" w:after="0" w:line="240" w:lineRule="exact"/>
        <w:rPr>
          <w:ins w:id="141" w:author="Ross M"/>
          <w:rFonts w:ascii="Times New Roman" w:hAnsi="Times New Roman" w:cs="Times New Roman"/>
          <w:sz w:val="22"/>
          <w:szCs w:val="22"/>
        </w:rPr>
      </w:pPr>
      <w:ins w:id="142" w:author="Ross M">
        <w:r>
          <w:rPr>
            <w:rFonts w:ascii="Times New Roman" w:hAnsi="Times New Roman" w:cs="Times New Roman"/>
            <w:sz w:val="22"/>
            <w:szCs w:val="22"/>
          </w:rPr>
          <w:t xml:space="preserve">The arbitration will be administered by the American Arbitration Association under its Consumer Arbitration Rules, and, where they apply, its rules for mass or multiple consumer arbitrations, each as in effect when the demand is filed. Those rules are available at adr.org. If the American Arbitration Association is unavailable or declines to administer the arbitration, you and we will agree on a substitute provider, and if we cannot agree, a court may appoint one.</w:t>
        </w:r>
      </w:ins>
    </w:p>
    <w:p>
      <w:pPr>
        <w:spacing w:before="0" w:after="0" w:line="240" w:lineRule="exact"/>
      </w:pPr>
    </w:p>
    <w:p>
      <w:pPr>
        <w:spacing w:before="0" w:after="0" w:line="240" w:lineRule="exact"/>
        <w:rPr>
          <w:ins w:id="143" w:author="Ross M"/>
          <w:rFonts w:ascii="Times New Roman" w:hAnsi="Times New Roman" w:cs="Times New Roman"/>
          <w:sz w:val="22"/>
          <w:szCs w:val="22"/>
        </w:rPr>
      </w:pPr>
      <w:ins w:id="144" w:author="Ross M">
        <w:r>
          <w:rPr>
            <w:rFonts w:ascii="Times New Roman" w:hAnsi="Times New Roman" w:cs="Times New Roman"/>
            <w:sz w:val="22"/>
            <w:szCs w:val="22"/>
          </w:rPr>
          <w:t xml:space="preserve">You will pay no more than the consumer filing fee set by the provider's consumer rules. We will pay the remainder of the filing fee, the administrative fees, and the arbitrator's fees and expenses. The arbitrator may reallocate fees only to the extent the provider's rules allow.</w:t>
        </w:r>
      </w:ins>
    </w:p>
    <w:p>
      <w:pPr>
        <w:spacing w:before="0" w:after="0" w:line="240" w:lineRule="exact"/>
      </w:pPr>
    </w:p>
    <w:p>
      <w:pPr>
        <w:spacing w:before="0" w:after="0" w:line="240" w:lineRule="exact"/>
        <w:rPr>
          <w:ins w:id="145" w:author="Ross M"/>
          <w:rFonts w:ascii="Times New Roman" w:hAnsi="Times New Roman" w:cs="Times New Roman"/>
          <w:sz w:val="22"/>
          <w:szCs w:val="22"/>
        </w:rPr>
      </w:pPr>
      <w:ins w:id="146" w:author="Ross M">
        <w:r>
          <w:rPr>
            <w:rFonts w:ascii="Times New Roman" w:hAnsi="Times New Roman" w:cs="Times New Roman"/>
            <w:sz w:val="22"/>
            <w:szCs w:val="22"/>
          </w:rPr>
          <w:t xml:space="preserve">The arbitration will be decided on written submissions unless you or the arbitrator asks for a hearing. Any hearing will be held by telephone or by video unless you ask for it to be in person, in which case it will be held in the county where you live or in another place you and we agree. You will not be required to travel outside the county where you live in order to arbitrate.</w:t>
        </w:r>
      </w:ins>
    </w:p>
    <w:p>
      <w:pPr>
        <w:spacing w:before="0" w:after="0" w:line="240" w:lineRule="exact"/>
      </w:pPr>
    </w:p>
    <w:p>
      <w:pPr>
        <w:spacing w:before="0" w:after="0" w:line="240" w:lineRule="exact"/>
      </w:pPr>
      <w:r>
        <w:rPr>
          <w:rFonts w:ascii="Times New Roman" w:hAnsi="Times New Roman" w:cs="Times New Roman"/>
          <w:sz w:val="22"/>
          <w:szCs w:val="22"/>
        </w:rPr>
        <w:t xml:space="preserve">19.3 CLASS ACTION WAIVER. YOU AND THE COMPANY EACH AGREE THAT ANY DISPUTE WILL BE BROUGHT IN AN INDIVIDUAL CAPACITY ONLY, AND NOT AS A PLAINTIFF OR CLASS MEMBER IN ANY PURPORTED CLASS, COLLECTIVE, CONSOLIDATED, OR REPRESENTATIVE PROCEEDING. THE ARBITRATOR MAY NOT CONSOLIDATE THE CLAIMS OF MORE THAN ONE PERSON AND MAY NOT PRESIDE OVER ANY FORM OF CLASS OR REPRESENTATIVE PROCEEDING. YOU AND THE COMPANY EACH WAIVE ANY RIGHT TO A TRIAL BY JURY.</w:t>
      </w:r>
    </w:p>
    <w:p>
      <w:pPr>
        <w:spacing w:before="0" w:after="0" w:line="240" w:lineRule="exact"/>
      </w:pPr>
    </w:p>
    <w:p>
      <w:pPr>
        <w:spacing w:before="0" w:after="0" w:line="240" w:lineRule="exact"/>
      </w:pPr>
      <w:r>
        <w:rPr>
          <w:rFonts w:ascii="Times New Roman" w:hAnsi="Times New Roman" w:cs="Times New Roman"/>
          <w:sz w:val="22"/>
          <w:szCs w:val="22"/>
        </w:rPr>
        <w:t xml:space="preserve">19.4 Coordinated filings</w:t>
      </w:r>
      <w:del w:id="147" w:author="Ross M">
        <w:r>
          <w:rPr>
            <w:rFonts w:ascii="Times New Roman" w:hAnsi="Times New Roman" w:cs="Times New Roman"/>
            <w:sz w:val="22"/>
            <w:szCs w:val="22"/>
          </w:rPr>
          <w:delText xml:space="preserve"> and batching</w:delText>
        </w:r>
      </w:del>
      <w:r>
        <w:rPr>
          <w:rFonts w:ascii="Times New Roman" w:hAnsi="Times New Roman" w:cs="Times New Roman"/>
          <w:sz w:val="22"/>
          <w:szCs w:val="22"/>
        </w:rPr>
        <w:t xml:space="preserve">. If 25 or more similar arbitration demands are filed against Thirty Seven Labs Inc. by the same or coordinated counsel, or are otherwise coordinated, </w:t>
      </w:r>
      <w:del w:id="148" w:author="Ross M">
        <w:r>
          <w:rPr>
            <w:rFonts w:ascii="Times New Roman" w:hAnsi="Times New Roman" w:cs="Times New Roman"/>
            <w:sz w:val="22"/>
            <w:szCs w:val="22"/>
          </w:rPr>
          <w:delText xml:space="preserve">the parties agree that the arbitration provider shall administer the demands in batches of no more than 50 demands per batch. The arbitration provider shall not assess filing fees for, or initiate, a subsequent batch until the prior batch has been fully resolved or abandoned. The parties agree to cooperate in good faith to implement this batching process, and any</w:delText>
        </w:r>
      </w:del>
      <w:ins w:id="149" w:author="Ross M">
        <w:r>
          <w:rPr>
            <w:rFonts w:ascii="Times New Roman" w:hAnsi="Times New Roman" w:cs="Times New Roman"/>
            <w:sz w:val="22"/>
            <w:szCs w:val="22"/>
          </w:rPr>
          <w:t xml:space="preserve">the arbitration provider's own rules for mass or multiple consumer arbitrations will apply, and the parties will cooperate in good faith with the process those rules set out. Any</w:t>
        </w:r>
      </w:ins>
      <w:r>
        <w:rPr>
          <w:rFonts w:ascii="Times New Roman" w:hAnsi="Times New Roman" w:cs="Times New Roman"/>
          <w:sz w:val="22"/>
          <w:szCs w:val="22"/>
        </w:rPr>
        <w:t xml:space="preserve"> applicable limitation period is tolled for demands awaiting </w:t>
      </w:r>
      <w:del w:id="150" w:author="Ross M">
        <w:r>
          <w:rPr>
            <w:rFonts w:ascii="Times New Roman" w:hAnsi="Times New Roman" w:cs="Times New Roman"/>
            <w:sz w:val="22"/>
            <w:szCs w:val="22"/>
          </w:rPr>
          <w:delText xml:space="preserve">a later batch</w:delText>
        </w:r>
      </w:del>
      <w:ins w:id="151" w:author="Ross M">
        <w:r>
          <w:rPr>
            <w:rFonts w:ascii="Times New Roman" w:hAnsi="Times New Roman" w:cs="Times New Roman"/>
            <w:sz w:val="22"/>
            <w:szCs w:val="22"/>
          </w:rPr>
          <w:t xml:space="preserve">administration under those rules</w:t>
        </w:r>
      </w:ins>
      <w:r>
        <w:rPr>
          <w:rFonts w:ascii="Times New Roman" w:hAnsi="Times New Roman" w:cs="Times New Roman"/>
          <w:sz w:val="22"/>
          <w:szCs w:val="22"/>
        </w:rPr>
        <w:t xml:space="preserve">.</w:t>
      </w:r>
    </w:p>
    <w:p>
      <w:pPr>
        <w:spacing w:before="0" w:after="0" w:line="240" w:lineRule="exact"/>
      </w:pPr>
    </w:p>
    <w:p>
      <w:pPr>
        <w:spacing w:before="0" w:after="0" w:line="240" w:lineRule="exact"/>
      </w:pPr>
      <w:r>
        <w:rPr>
          <w:rFonts w:ascii="Times New Roman" w:hAnsi="Times New Roman" w:cs="Times New Roman"/>
          <w:sz w:val="22"/>
          <w:szCs w:val="22"/>
        </w:rPr>
        <w:t xml:space="preserve">19.5 Your right to opt out. You may opt out of this arbitration agreement and the class action waiver. To do so, send written notice, within 30 days of the date you first accepted these Terms, stating your name, the email address on your account, and a clear statement that you wish to opt out of arbitration, </w:t>
      </w:r>
      <w:del w:id="152" w:author="Ross M">
        <w:r>
          <w:rPr>
            <w:rFonts w:ascii="Times New Roman" w:hAnsi="Times New Roman" w:cs="Times New Roman"/>
            <w:sz w:val="22"/>
            <w:szCs w:val="22"/>
          </w:rPr>
          <w:delText xml:space="preserve">to: Thirty Seven Labs Inc., 1111B S Governors Ave STE 81485, Dover, DE 19904, United States.</w:delText>
        </w:r>
      </w:del>
      <w:ins w:id="153" w:author="Ross M">
        <w:r>
          <w:rPr>
            <w:rFonts w:ascii="Times New Roman" w:hAnsi="Times New Roman" w:cs="Times New Roman"/>
            <w:sz w:val="22"/>
            <w:szCs w:val="22"/>
          </w:rPr>
          <w:t xml:space="preserve">by any of the following methods: by email to arbitration-optout@mealsnmoney.com; through the opt-out control in the app under My profile; or by post to Thirty Seven Labs Inc., 1111B S Governors Ave STE 81485, Dover, DE 19904, United States. Your opt-out is effective when you send it.</w:t>
        </w:r>
      </w:ins>
      <w:r>
        <w:rPr>
          <w:rFonts w:ascii="Times New Roman" w:hAnsi="Times New Roman" w:cs="Times New Roman"/>
          <w:sz w:val="22"/>
          <w:szCs w:val="22"/>
        </w:rPr>
        <w:t xml:space="preserve"> Opting out will not affect any other part of these Terms, and it will not affect your ability to use the Service. If you opt out, disputes will be resolved in the courts identified in Section 21.</w:t>
      </w:r>
    </w:p>
    <w:p>
      <w:pPr>
        <w:spacing w:before="0" w:after="0" w:line="240" w:lineRule="exact"/>
      </w:pPr>
    </w:p>
    <w:p>
      <w:pPr>
        <w:spacing w:before="0" w:after="0" w:line="240" w:lineRule="exact"/>
      </w:pPr>
      <w:r>
        <w:rPr>
          <w:rFonts w:ascii="Times New Roman" w:hAnsi="Times New Roman" w:cs="Times New Roman"/>
          <w:sz w:val="22"/>
          <w:szCs w:val="22"/>
        </w:rPr>
        <w:t xml:space="preserve">19.6 What is excluded. This section does not require arbitration of: a claim brought in small claims court, so long as it remains an individual claim in that court; a request for temporary or preliminary injunctive relief in aid of arbitration; a claim of infringement or misuse of intellectual property; or any claim that applicable law does not permit to be arbitrated. Nothing in this section limits either party from bringing an issue to the attention of a government agency.</w:t>
      </w:r>
    </w:p>
    <w:p>
      <w:pPr>
        <w:spacing w:before="0" w:after="0" w:line="240" w:lineRule="exact"/>
      </w:pPr>
    </w:p>
    <w:p>
      <w:pPr>
        <w:spacing w:before="0" w:after="0" w:line="240" w:lineRule="exact"/>
      </w:pPr>
      <w:r>
        <w:rPr>
          <w:rFonts w:ascii="Times New Roman" w:hAnsi="Times New Roman" w:cs="Times New Roman"/>
          <w:sz w:val="22"/>
          <w:szCs w:val="22"/>
        </w:rPr>
        <w:t xml:space="preserve">19.7 Nothing waived that cannot be waived. Nothing in this section or in Sections 16 through 18 excludes or limits any liability, right, or remedy that cannot be excluded or limited under applicable law, including liability for gross negligence, for willful misconduct, or for fraud. Where any part of this section is found unenforceable, that part is severed and the remainder continues to apply, except that if the class action waiver in Section 19.3 is found unenforceable as to a particular claim, that claim proceeds in court rather than in arbitration.</w:t>
      </w:r>
    </w:p>
    <w:p>
      <w:pPr>
        <w:spacing w:before="0" w:after="0" w:line="240" w:lineRule="exact"/>
      </w:pPr>
    </w:p>
    <w:p>
      <w:pPr>
        <w:spacing w:before="0" w:after="0" w:line="240" w:lineRule="exact"/>
      </w:pPr>
      <w:r>
        <w:rPr>
          <w:rFonts w:ascii="Times New Roman" w:hAnsi="Times New Roman" w:cs="Times New Roman"/>
          <w:sz w:val="22"/>
          <w:szCs w:val="22"/>
        </w:rPr>
        <w:t xml:space="preserve">19.8 Survival. This section survives termination of these Terms and deletion of your account.</w:t>
      </w:r>
    </w:p>
    <w:p>
      <w:pPr>
        <w:pStyle w:val="Heading1"/>
        <w:spacing w:before="240" w:after="0" w:line="240" w:lineRule="exact"/>
      </w:pPr>
      <w:r>
        <w:rPr>
          <w:rFonts w:ascii="Times New Roman" w:hAnsi="Times New Roman" w:cs="Times New Roman"/>
          <w:sz w:val="22"/>
          <w:szCs w:val="22"/>
        </w:rPr>
        <w:t xml:space="preserve">20. Changes to the Service and to These Terms</w:t>
      </w:r>
    </w:p>
    <w:p>
      <w:pPr>
        <w:spacing w:before="0" w:after="0" w:line="240" w:lineRule="exact"/>
      </w:pPr>
      <w:r>
        <w:rPr>
          <w:rFonts w:ascii="Times New Roman" w:hAnsi="Times New Roman" w:cs="Times New Roman"/>
          <w:sz w:val="22"/>
          <w:szCs w:val="22"/>
        </w:rPr>
        <w:t xml:space="preserve">We may modify or discontinue parts of the Service at any time. We may also update these Terms from time to time. Where a change is material, we will present the updated Terms in the Service and ask you to accept them again before you continue to use the affected features. Your continued use of the Service after </w:t>
      </w:r>
      <w:del w:id="154" w:author="Ross M">
        <w:r>
          <w:rPr>
            <w:rFonts w:ascii="Times New Roman" w:hAnsi="Times New Roman" w:cs="Times New Roman"/>
            <w:sz w:val="22"/>
            <w:szCs w:val="22"/>
          </w:rPr>
          <w:delText xml:space="preserve">an update takes effect</w:delText>
        </w:r>
      </w:del>
      <w:ins w:id="155" w:author="Ross M">
        <w:r>
          <w:rPr>
            <w:rFonts w:ascii="Times New Roman" w:hAnsi="Times New Roman" w:cs="Times New Roman"/>
            <w:sz w:val="22"/>
            <w:szCs w:val="22"/>
          </w:rPr>
          <w:t xml:space="preserve">a non-material update</w:t>
        </w:r>
      </w:ins>
      <w:r>
        <w:rPr>
          <w:rFonts w:ascii="Times New Roman" w:hAnsi="Times New Roman" w:cs="Times New Roman"/>
          <w:sz w:val="22"/>
          <w:szCs w:val="22"/>
        </w:rPr>
        <w:t xml:space="preserve"> means that you accept the updated Terms. </w:t>
      </w:r>
      <w:ins w:id="156" w:author="Ross M">
        <w:r>
          <w:rPr>
            <w:rFonts w:ascii="Times New Roman" w:hAnsi="Times New Roman" w:cs="Times New Roman"/>
            <w:sz w:val="22"/>
            <w:szCs w:val="22"/>
          </w:rPr>
          <w:t xml:space="preserve">We keep a copy of every published version of these Terms, and we record which version you accepted and when.</w:t>
        </w:r>
      </w:ins>
    </w:p>
    <w:p>
      <w:pPr>
        <w:pStyle w:val="Heading1"/>
        <w:spacing w:before="240" w:after="0" w:line="240" w:lineRule="exact"/>
      </w:pPr>
      <w:r>
        <w:rPr>
          <w:rFonts w:ascii="Times New Roman" w:hAnsi="Times New Roman" w:cs="Times New Roman"/>
          <w:sz w:val="22"/>
          <w:szCs w:val="22"/>
        </w:rPr>
        <w:t xml:space="preserve">21. Governing Law</w:t>
      </w:r>
    </w:p>
    <w:p>
      <w:pPr>
        <w:spacing w:before="0" w:after="0" w:line="240" w:lineRule="exact"/>
      </w:pPr>
      <w:r>
        <w:rPr>
          <w:rFonts w:ascii="Times New Roman" w:hAnsi="Times New Roman" w:cs="Times New Roman"/>
          <w:sz w:val="22"/>
          <w:szCs w:val="22"/>
        </w:rPr>
        <w:t xml:space="preserve">These Terms are governed by the laws of the State of Delaware, United States, without regard to its conflict of law principles.</w:t>
      </w:r>
    </w:p>
    <w:p>
      <w:pPr>
        <w:spacing w:before="0" w:after="0" w:line="240" w:lineRule="exact"/>
      </w:pPr>
    </w:p>
    <w:p>
      <w:pPr>
        <w:spacing w:before="0" w:after="0" w:line="240" w:lineRule="exact"/>
        <w:rPr>
          <w:ins w:id="157" w:author="Ross M"/>
          <w:rFonts w:ascii="Times New Roman" w:hAnsi="Times New Roman" w:cs="Times New Roman"/>
          <w:sz w:val="22"/>
          <w:szCs w:val="22"/>
        </w:rPr>
      </w:pPr>
      <w:ins w:id="158" w:author="Ross M">
        <w:r>
          <w:rPr>
            <w:rFonts w:ascii="Times New Roman" w:hAnsi="Times New Roman" w:cs="Times New Roman"/>
            <w:sz w:val="22"/>
            <w:szCs w:val="22"/>
          </w:rPr>
          <w:t xml:space="preserve">Where a dispute is not subject to arbitration, or where you have opted out under Section 19.5, it will be brought exclusively in the state or federal courts located in New Castle County, Delaware, and you and we each consent to the jurisdiction of those courts. This does not prevent either party from bringing an individual claim in a small claims court in the county where you live.</w:t>
        </w:r>
      </w:ins>
    </w:p>
    <w:p>
      <w:pPr>
        <w:spacing w:before="0" w:after="0" w:line="240" w:lineRule="exact"/>
      </w:pPr>
    </w:p>
    <w:p>
      <w:pPr>
        <w:spacing w:before="0" w:after="0" w:line="240" w:lineRule="exact"/>
        <w:rPr>
          <w:ins w:id="159" w:author="Ross M"/>
          <w:rFonts w:ascii="Times New Roman" w:hAnsi="Times New Roman" w:cs="Times New Roman"/>
          <w:sz w:val="22"/>
          <w:szCs w:val="22"/>
        </w:rPr>
      </w:pPr>
      <w:ins w:id="160" w:author="Ross M">
        <w:r>
          <w:rPr>
            <w:rFonts w:ascii="Times New Roman" w:hAnsi="Times New Roman" w:cs="Times New Roman"/>
            <w:sz w:val="22"/>
            <w:szCs w:val="22"/>
          </w:rPr>
          <w:t xml:space="preserve">Nothing in these Terms deprives you of the protection of any provision of the consumer protection law of the state where you live that cannot be waived by agreement. Where such a provision applies to you, it applies instead of the corresponding provision of these Terms, and the rest of these Terms continues to apply.</w:t>
        </w:r>
      </w:ins>
    </w:p>
    <w:p>
      <w:pPr>
        <w:pStyle w:val="Heading1"/>
        <w:spacing w:before="240" w:after="0" w:line="240" w:lineRule="exact"/>
        <w:rPr>
          <w:ins w:id="161" w:author="Ross M"/>
          <w:rFonts w:ascii="Times New Roman" w:hAnsi="Times New Roman" w:cs="Times New Roman"/>
          <w:sz w:val="22"/>
          <w:szCs w:val="22"/>
        </w:rPr>
      </w:pPr>
      <w:ins w:id="162" w:author="Ross M">
        <w:r>
          <w:rPr>
            <w:rFonts w:ascii="Times New Roman" w:hAnsi="Times New Roman" w:cs="Times New Roman"/>
            <w:sz w:val="22"/>
            <w:szCs w:val="22"/>
          </w:rPr>
          <w:t xml:space="preserve">22. App Store Terms</w:t>
        </w:r>
      </w:ins>
    </w:p>
    <w:p>
      <w:pPr>
        <w:spacing w:before="0" w:after="0" w:line="240" w:lineRule="exact"/>
        <w:rPr>
          <w:ins w:id="163" w:author="Ross M"/>
          <w:rFonts w:ascii="Times New Roman" w:hAnsi="Times New Roman" w:cs="Times New Roman"/>
          <w:sz w:val="22"/>
          <w:szCs w:val="22"/>
        </w:rPr>
      </w:pPr>
      <w:ins w:id="164" w:author="Ross M">
        <w:r>
          <w:rPr>
            <w:rFonts w:ascii="Times New Roman" w:hAnsi="Times New Roman" w:cs="Times New Roman"/>
            <w:sz w:val="22"/>
            <w:szCs w:val="22"/>
          </w:rPr>
          <w:t xml:space="preserve">These Terms are between you and Thirty Seven Labs Inc. only, and not with Apple Inc. or Google LLC. Apple and Google are not responsible for the Service or for its content.</w:t>
        </w:r>
      </w:ins>
    </w:p>
    <w:p>
      <w:pPr>
        <w:spacing w:before="0" w:after="0" w:line="240" w:lineRule="exact"/>
      </w:pPr>
    </w:p>
    <w:p>
      <w:pPr>
        <w:spacing w:before="0" w:after="0" w:line="240" w:lineRule="exact"/>
        <w:rPr>
          <w:ins w:id="165" w:author="Ross M"/>
          <w:rFonts w:ascii="Times New Roman" w:hAnsi="Times New Roman" w:cs="Times New Roman"/>
          <w:sz w:val="22"/>
          <w:szCs w:val="22"/>
        </w:rPr>
      </w:pPr>
      <w:ins w:id="166" w:author="Ross M">
        <w:r>
          <w:rPr>
            <w:rFonts w:ascii="Times New Roman" w:hAnsi="Times New Roman" w:cs="Times New Roman"/>
            <w:sz w:val="22"/>
            <w:szCs w:val="22"/>
          </w:rPr>
          <w:t xml:space="preserve">Apple and Google have no obligation to provide any maintenance or support for the Service. If the Service fails to conform to any applicable warranty, you may notify Apple, and Apple may refund the purchase price of the application. To the maximum extent permitted by law, Apple has no other warranty obligation with respect to the Service.</w:t>
        </w:r>
      </w:ins>
    </w:p>
    <w:p>
      <w:pPr>
        <w:spacing w:before="0" w:after="0" w:line="240" w:lineRule="exact"/>
      </w:pPr>
    </w:p>
    <w:p>
      <w:pPr>
        <w:spacing w:before="0" w:after="0" w:line="240" w:lineRule="exact"/>
        <w:rPr>
          <w:ins w:id="167" w:author="Ross M"/>
          <w:rFonts w:ascii="Times New Roman" w:hAnsi="Times New Roman" w:cs="Times New Roman"/>
          <w:sz w:val="22"/>
          <w:szCs w:val="22"/>
        </w:rPr>
      </w:pPr>
      <w:ins w:id="168" w:author="Ross M">
        <w:r>
          <w:rPr>
            <w:rFonts w:ascii="Times New Roman" w:hAnsi="Times New Roman" w:cs="Times New Roman"/>
            <w:sz w:val="22"/>
            <w:szCs w:val="22"/>
          </w:rPr>
          <w:t xml:space="preserve">Thirty Seven Labs Inc., and not Apple or Google, is responsible for addressing any claim by you or by a third party relating to the Service, including any product liability claim, any claim that the Service fails to conform to a legal requirement, and any claim under consumer protection or privacy law. Thirty Seven Labs Inc., and not Apple or Google, is responsible for the investigation, defense, settlement, and discharge of any third-party claim that the Service infringes intellectual property rights.</w:t>
        </w:r>
      </w:ins>
    </w:p>
    <w:p>
      <w:pPr>
        <w:spacing w:before="0" w:after="0" w:line="240" w:lineRule="exact"/>
      </w:pPr>
    </w:p>
    <w:p>
      <w:pPr>
        <w:spacing w:before="0" w:after="0" w:line="240" w:lineRule="exact"/>
        <w:rPr>
          <w:ins w:id="169" w:author="Ross M"/>
          <w:rFonts w:ascii="Times New Roman" w:hAnsi="Times New Roman" w:cs="Times New Roman"/>
          <w:sz w:val="22"/>
          <w:szCs w:val="22"/>
        </w:rPr>
      </w:pPr>
      <w:ins w:id="170" w:author="Ross M">
        <w:r>
          <w:rPr>
            <w:rFonts w:ascii="Times New Roman" w:hAnsi="Times New Roman" w:cs="Times New Roman"/>
            <w:sz w:val="22"/>
            <w:szCs w:val="22"/>
          </w:rPr>
          <w:t xml:space="preserve">You represent that you are not located in a country subject to a United States embargo, or designated by the United States Government as a terrorist supporting country, and that you are not listed on any United States Government list of prohibited or restricted parties.</w:t>
        </w:r>
      </w:ins>
    </w:p>
    <w:p>
      <w:pPr>
        <w:spacing w:before="0" w:after="0" w:line="240" w:lineRule="exact"/>
      </w:pPr>
    </w:p>
    <w:p>
      <w:pPr>
        <w:spacing w:before="0" w:after="0" w:line="240" w:lineRule="exact"/>
        <w:rPr>
          <w:ins w:id="171" w:author="Ross M"/>
          <w:rFonts w:ascii="Times New Roman" w:hAnsi="Times New Roman" w:cs="Times New Roman"/>
          <w:sz w:val="22"/>
          <w:szCs w:val="22"/>
        </w:rPr>
      </w:pPr>
      <w:ins w:id="172" w:author="Ross M">
        <w:r>
          <w:rPr>
            <w:rFonts w:ascii="Times New Roman" w:hAnsi="Times New Roman" w:cs="Times New Roman"/>
            <w:sz w:val="22"/>
            <w:szCs w:val="22"/>
          </w:rPr>
          <w:t xml:space="preserve">Apple and Google, and their subsidiaries, are third-party beneficiaries of these Terms and may enforce them against you.</w:t>
        </w:r>
      </w:ins>
    </w:p>
    <w:p>
      <w:pPr>
        <w:pStyle w:val="Heading1"/>
        <w:spacing w:before="240" w:after="0" w:line="240" w:lineRule="exact"/>
        <w:rPr>
          <w:ins w:id="173" w:author="Ross M"/>
          <w:rFonts w:ascii="Times New Roman" w:hAnsi="Times New Roman" w:cs="Times New Roman"/>
          <w:sz w:val="22"/>
          <w:szCs w:val="22"/>
        </w:rPr>
      </w:pPr>
      <w:ins w:id="174" w:author="Ross M">
        <w:r>
          <w:rPr>
            <w:rFonts w:ascii="Times New Roman" w:hAnsi="Times New Roman" w:cs="Times New Roman"/>
            <w:sz w:val="22"/>
            <w:szCs w:val="22"/>
          </w:rPr>
          <w:t xml:space="preserve">23. General</w:t>
        </w:r>
      </w:ins>
    </w:p>
    <w:p>
      <w:pPr>
        <w:spacing w:before="0" w:after="0" w:line="240" w:lineRule="exact"/>
        <w:rPr>
          <w:ins w:id="175" w:author="Ross M"/>
          <w:rFonts w:ascii="Times New Roman" w:hAnsi="Times New Roman" w:cs="Times New Roman"/>
          <w:sz w:val="22"/>
          <w:szCs w:val="22"/>
        </w:rPr>
      </w:pPr>
      <w:ins w:id="176" w:author="Ross M">
        <w:r>
          <w:rPr>
            <w:rFonts w:ascii="Times New Roman" w:hAnsi="Times New Roman" w:cs="Times New Roman"/>
            <w:sz w:val="22"/>
            <w:szCs w:val="22"/>
          </w:rPr>
          <w:t xml:space="preserve">Severability. If any provision of these Terms is held unenforceable, that provision is limited or severed to the minimum extent necessary and the remainder of these Terms continues in effect. Section 19.7 governs severance within Section 19.</w:t>
        </w:r>
      </w:ins>
    </w:p>
    <w:p>
      <w:pPr>
        <w:spacing w:before="0" w:after="0" w:line="240" w:lineRule="exact"/>
      </w:pPr>
    </w:p>
    <w:p>
      <w:pPr>
        <w:spacing w:before="0" w:after="0" w:line="240" w:lineRule="exact"/>
        <w:rPr>
          <w:ins w:id="177" w:author="Ross M"/>
          <w:rFonts w:ascii="Times New Roman" w:hAnsi="Times New Roman" w:cs="Times New Roman"/>
          <w:sz w:val="22"/>
          <w:szCs w:val="22"/>
        </w:rPr>
      </w:pPr>
      <w:ins w:id="178" w:author="Ross M">
        <w:r>
          <w:rPr>
            <w:rFonts w:ascii="Times New Roman" w:hAnsi="Times New Roman" w:cs="Times New Roman"/>
            <w:sz w:val="22"/>
            <w:szCs w:val="22"/>
          </w:rPr>
          <w:t xml:space="preserve">Entire agreement. These Terms and the Privacy Policy are the entire agreement between you and us about the Service, and replace any earlier understanding about it.</w:t>
        </w:r>
      </w:ins>
    </w:p>
    <w:p>
      <w:pPr>
        <w:spacing w:before="0" w:after="0" w:line="240" w:lineRule="exact"/>
      </w:pPr>
    </w:p>
    <w:p>
      <w:pPr>
        <w:spacing w:before="0" w:after="0" w:line="240" w:lineRule="exact"/>
        <w:rPr>
          <w:ins w:id="179" w:author="Ross M"/>
          <w:rFonts w:ascii="Times New Roman" w:hAnsi="Times New Roman" w:cs="Times New Roman"/>
          <w:sz w:val="22"/>
          <w:szCs w:val="22"/>
        </w:rPr>
      </w:pPr>
      <w:ins w:id="180" w:author="Ross M">
        <w:r>
          <w:rPr>
            <w:rFonts w:ascii="Times New Roman" w:hAnsi="Times New Roman" w:cs="Times New Roman"/>
            <w:sz w:val="22"/>
            <w:szCs w:val="22"/>
          </w:rPr>
          <w:t xml:space="preserve">Assignment. You may not assign these Terms. We may assign them to an affiliate, or in connection with a merger, acquisition, or sale of assets.</w:t>
        </w:r>
      </w:ins>
    </w:p>
    <w:p>
      <w:pPr>
        <w:spacing w:before="0" w:after="0" w:line="240" w:lineRule="exact"/>
      </w:pPr>
    </w:p>
    <w:p>
      <w:pPr>
        <w:spacing w:before="0" w:after="0" w:line="240" w:lineRule="exact"/>
        <w:rPr>
          <w:ins w:id="181" w:author="Ross M"/>
          <w:rFonts w:ascii="Times New Roman" w:hAnsi="Times New Roman" w:cs="Times New Roman"/>
          <w:sz w:val="22"/>
          <w:szCs w:val="22"/>
        </w:rPr>
      </w:pPr>
      <w:ins w:id="182" w:author="Ross M">
        <w:r>
          <w:rPr>
            <w:rFonts w:ascii="Times New Roman" w:hAnsi="Times New Roman" w:cs="Times New Roman"/>
            <w:sz w:val="22"/>
            <w:szCs w:val="22"/>
          </w:rPr>
          <w:t xml:space="preserve">No waiver. Our failure to enforce a provision is not a waiver of it.</w:t>
        </w:r>
      </w:ins>
    </w:p>
    <w:p>
      <w:pPr>
        <w:spacing w:before="0" w:after="0" w:line="240" w:lineRule="exact"/>
      </w:pPr>
    </w:p>
    <w:p>
      <w:pPr>
        <w:spacing w:before="0" w:after="0" w:line="240" w:lineRule="exact"/>
        <w:rPr>
          <w:ins w:id="183" w:author="Ross M"/>
          <w:rFonts w:ascii="Times New Roman" w:hAnsi="Times New Roman" w:cs="Times New Roman"/>
          <w:sz w:val="22"/>
          <w:szCs w:val="22"/>
        </w:rPr>
      </w:pPr>
      <w:ins w:id="184" w:author="Ross M">
        <w:r>
          <w:rPr>
            <w:rFonts w:ascii="Times New Roman" w:hAnsi="Times New Roman" w:cs="Times New Roman"/>
            <w:sz w:val="22"/>
            <w:szCs w:val="22"/>
          </w:rPr>
          <w:t xml:space="preserve">Survival. Sections 1, 4, 5, 11, 14, and 16 through 23 survive termination of these Terms and deletion of your account.</w:t>
        </w:r>
      </w:ins>
    </w:p>
    <w:p>
      <w:pPr>
        <w:spacing w:before="0" w:after="0" w:line="240" w:lineRule="exact"/>
      </w:pPr>
    </w:p>
    <w:p>
      <w:pPr>
        <w:spacing w:before="0" w:after="0" w:line="240" w:lineRule="exact"/>
        <w:rPr>
          <w:ins w:id="185" w:author="Ross M"/>
          <w:rFonts w:ascii="Times New Roman" w:hAnsi="Times New Roman" w:cs="Times New Roman"/>
          <w:sz w:val="22"/>
          <w:szCs w:val="22"/>
        </w:rPr>
      </w:pPr>
      <w:ins w:id="186" w:author="Ross M">
        <w:r>
          <w:rPr>
            <w:rFonts w:ascii="Times New Roman" w:hAnsi="Times New Roman" w:cs="Times New Roman"/>
            <w:sz w:val="22"/>
            <w:szCs w:val="22"/>
          </w:rPr>
          <w:t xml:space="preserve">Electronic communications. You agree that we may give you notices, disclosures, and agreements electronically, by email to the address on your account or by presenting them in the Service, and that electronic delivery satisfies any requirement that a communication be in writing.</w:t>
        </w:r>
      </w:ins>
    </w:p>
    <w:p>
      <w:pPr>
        <w:spacing w:before="0" w:after="0" w:line="240" w:lineRule="exact"/>
      </w:pPr>
    </w:p>
    <w:p>
      <w:pPr>
        <w:spacing w:before="0" w:after="0" w:line="240" w:lineRule="exact"/>
        <w:rPr>
          <w:ins w:id="187" w:author="Ross M"/>
          <w:rFonts w:ascii="Times New Roman" w:hAnsi="Times New Roman" w:cs="Times New Roman"/>
          <w:sz w:val="22"/>
          <w:szCs w:val="22"/>
        </w:rPr>
      </w:pPr>
      <w:ins w:id="188" w:author="Ross M">
        <w:r>
          <w:rPr>
            <w:rFonts w:ascii="Times New Roman" w:hAnsi="Times New Roman" w:cs="Times New Roman"/>
            <w:sz w:val="22"/>
            <w:szCs w:val="22"/>
          </w:rPr>
          <w:t xml:space="preserve">Notices to us. Any notice with legal effect under these Terms, including a notice of dispute under Section 19.1 and an opt-out under Section 19.5, must be sent to the address designated for it in Section 24. A notice sent by email to the designated address is effective when sent.</w:t>
        </w:r>
      </w:ins>
    </w:p>
    <w:p>
      <w:pPr>
        <w:pStyle w:val="Heading1"/>
        <w:spacing w:before="240" w:after="0" w:line="240" w:lineRule="exact"/>
      </w:pPr>
      <w:del w:id="189" w:author="Ross M">
        <w:r>
          <w:rPr>
            <w:rFonts w:ascii="Times New Roman" w:hAnsi="Times New Roman" w:cs="Times New Roman"/>
            <w:sz w:val="22"/>
            <w:szCs w:val="22"/>
          </w:rPr>
          <w:delText xml:space="preserve">22</w:delText>
        </w:r>
      </w:del>
      <w:ins w:id="190" w:author="Ross M">
        <w:r>
          <w:rPr>
            <w:rFonts w:ascii="Times New Roman" w:hAnsi="Times New Roman" w:cs="Times New Roman"/>
            <w:sz w:val="22"/>
            <w:szCs w:val="22"/>
          </w:rPr>
          <w:t xml:space="preserve">24</w:t>
        </w:r>
      </w:ins>
      <w:r>
        <w:rPr>
          <w:rFonts w:ascii="Times New Roman" w:hAnsi="Times New Roman" w:cs="Times New Roman"/>
          <w:sz w:val="22"/>
          <w:szCs w:val="22"/>
        </w:rPr>
        <w:t xml:space="preserve">. Contact Information</w:t>
      </w:r>
    </w:p>
    <w:p>
      <w:pPr>
        <w:spacing w:before="0" w:after="0" w:line="240" w:lineRule="exact"/>
      </w:pPr>
      <w:r>
        <w:rPr>
          <w:rFonts w:ascii="Times New Roman" w:hAnsi="Times New Roman" w:cs="Times New Roman"/>
          <w:sz w:val="22"/>
          <w:szCs w:val="22"/>
        </w:rPr>
        <w:t xml:space="preserve">Thirty Seven Labs Inc.</w:t>
      </w:r>
    </w:p>
    <w:p>
      <w:pPr>
        <w:spacing w:before="0" w:after="0" w:line="240" w:lineRule="exact"/>
      </w:pPr>
      <w:r>
        <w:rPr>
          <w:rFonts w:ascii="Times New Roman" w:hAnsi="Times New Roman" w:cs="Times New Roman"/>
          <w:sz w:val="22"/>
          <w:szCs w:val="22"/>
        </w:rPr>
        <w:t xml:space="preserve">1111B S Governors Ave STE 81485</w:t>
      </w:r>
    </w:p>
    <w:p>
      <w:pPr>
        <w:spacing w:before="0" w:after="0" w:line="240" w:lineRule="exact"/>
      </w:pPr>
      <w:r>
        <w:rPr>
          <w:rFonts w:ascii="Times New Roman" w:hAnsi="Times New Roman" w:cs="Times New Roman"/>
          <w:sz w:val="22"/>
          <w:szCs w:val="22"/>
        </w:rPr>
        <w:t xml:space="preserve">Dover, DE 19904</w:t>
      </w:r>
    </w:p>
    <w:p>
      <w:pPr>
        <w:spacing w:before="0" w:after="0" w:line="240" w:lineRule="exact"/>
      </w:pPr>
      <w:r>
        <w:rPr>
          <w:rFonts w:ascii="Times New Roman" w:hAnsi="Times New Roman" w:cs="Times New Roman"/>
          <w:sz w:val="22"/>
          <w:szCs w:val="22"/>
        </w:rPr>
        <w:t xml:space="preserve">United States</w:t>
      </w:r>
    </w:p>
    <w:p>
      <w:pPr>
        <w:spacing w:before="0" w:after="0" w:line="240" w:lineRule="exact"/>
      </w:pPr>
      <w:del w:id="191" w:author="Ross M">
        <w:r>
          <w:rPr>
            <w:rFonts w:ascii="Times New Roman" w:hAnsi="Times New Roman" w:cs="Times New Roman"/>
            <w:sz w:val="22"/>
            <w:szCs w:val="22"/>
          </w:rPr>
          <w:delText xml:space="preserve">Email: support@37labsinc.com</w:delText>
        </w:r>
      </w:del>
    </w:p>
    <w:p>
      <w:pPr>
        <w:spacing w:before="0" w:after="0" w:line="240" w:lineRule="exact"/>
        <w:rPr>
          <w:ins w:id="192" w:author="Ross M"/>
          <w:rFonts w:ascii="Times New Roman" w:hAnsi="Times New Roman" w:cs="Times New Roman"/>
          <w:sz w:val="22"/>
          <w:szCs w:val="22"/>
        </w:rPr>
      </w:pPr>
      <w:ins w:id="193" w:author="Ross M">
        <w:r>
          <w:rPr>
            <w:rFonts w:ascii="Times New Roman" w:hAnsi="Times New Roman" w:cs="Times New Roman"/>
            <w:sz w:val="22"/>
            <w:szCs w:val="22"/>
          </w:rPr>
          <w:t xml:space="preserve">General enquiries: support@mealsnmoney.com</w:t>
        </w:r>
      </w:ins>
    </w:p>
    <w:p>
      <w:pPr>
        <w:spacing w:before="0" w:after="0" w:line="240" w:lineRule="exact"/>
        <w:rPr>
          <w:ins w:id="194" w:author="Ross M"/>
          <w:rFonts w:ascii="Times New Roman" w:hAnsi="Times New Roman" w:cs="Times New Roman"/>
          <w:sz w:val="22"/>
          <w:szCs w:val="22"/>
        </w:rPr>
      </w:pPr>
      <w:ins w:id="195" w:author="Ross M">
        <w:r>
          <w:rPr>
            <w:rFonts w:ascii="Times New Roman" w:hAnsi="Times New Roman" w:cs="Times New Roman"/>
            <w:sz w:val="22"/>
            <w:szCs w:val="22"/>
          </w:rPr>
          <w:t xml:space="preserve">Privacy requests and consumer health data: privacy@mealsnmoney.com</w:t>
        </w:r>
      </w:ins>
    </w:p>
    <w:p>
      <w:pPr>
        <w:spacing w:before="0" w:after="0" w:line="240" w:lineRule="exact"/>
        <w:rPr>
          <w:ins w:id="196" w:author="Ross M"/>
          <w:rFonts w:ascii="Times New Roman" w:hAnsi="Times New Roman" w:cs="Times New Roman"/>
          <w:sz w:val="22"/>
          <w:szCs w:val="22"/>
        </w:rPr>
      </w:pPr>
      <w:ins w:id="197" w:author="Ross M">
        <w:r>
          <w:rPr>
            <w:rFonts w:ascii="Times New Roman" w:hAnsi="Times New Roman" w:cs="Times New Roman"/>
            <w:sz w:val="22"/>
            <w:szCs w:val="22"/>
          </w:rPr>
          <w:t xml:space="preserve">Notices with legal effect, including a notice of dispute under Section 19.1: legal@mealsnmoney.com, or the postal address above.</w:t>
        </w:r>
      </w:ins>
    </w:p>
    <w:p>
      <w:pPr>
        <w:spacing w:before="0" w:after="0" w:line="240" w:lineRule="exact"/>
        <w:rPr>
          <w:ins w:id="198" w:author="Ross M"/>
          <w:rFonts w:ascii="Times New Roman" w:hAnsi="Times New Roman" w:cs="Times New Roman"/>
          <w:sz w:val="22"/>
          <w:szCs w:val="22"/>
        </w:rPr>
      </w:pPr>
      <w:ins w:id="199" w:author="Ross M">
        <w:r>
          <w:rPr>
            <w:rFonts w:ascii="Times New Roman" w:hAnsi="Times New Roman" w:cs="Times New Roman"/>
            <w:sz w:val="22"/>
            <w:szCs w:val="22"/>
          </w:rPr>
          <w:t xml:space="preserve">Arbitration opt-out under Section 19.5: arbitration-optout@mealsnmoney.com, or the postal address above.</w:t>
        </w:r>
      </w:ins>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before="0" w:after="0" w:line="240" w:lineRule="exact"/>
      </w:pPr>
    </w:pPrDefault>
  </w:docDefaults>
  <w:style w:type="paragraph" w:default="1" w:styleId="Normal">
    <w:name w:val="Normal"/>
    <w:qFormat/>
    <w:pPr>
      <w:spacing w:before="0" w:after="0" w:line="240" w:lineRule="exact"/>
    </w:pPr>
    <w:rPr>
      <w:rFonts w:ascii="Times New Roman" w:hAnsi="Times New Roman" w:cs="Times New Roman"/>
      <w:sz w:val="22"/>
      <w:szCs w:val="22"/>
    </w:rPr>
  </w:style>
  <w:style w:type="paragraph" w:styleId="ListParagraph">
    <w:name w:val="List Paragraph"/>
    <w:basedOn w:val="Normal"/>
    <w:qFormat/>
    <w:pPr>
      <w:spacing w:before="0" w:after="0" w:line="240" w:lineRule="exact"/>
      <w:contextualSpacing w:val="0"/>
    </w:pPr>
    <w:rPr>
      <w:rFonts w:ascii="Times New Roman" w:hAnsi="Times New Roman" w:cs="Times New Roman"/>
      <w:sz w:val="22"/>
      <w:szCs w:val="22"/>
    </w:rPr>
  </w:style>
  <w:style w:type="paragraph" w:styleId="Heading1">
    <w:name w:val="heading 1"/>
    <w:basedOn w:val="Normal"/>
    <w:next w:val="Normal"/>
    <w:qFormat/>
    <w:pPr>
      <w:spacing w:before="240" w:after="0" w:line="240" w:lineRule="exact"/>
      <w:outlineLvl w:val="0"/>
    </w:pPr>
    <w:rPr>
      <w:rFonts w:ascii="Times New Roman" w:hAnsi="Times New Roman" w:cs="Times New Roman"/>
      <w:sz w:val="22"/>
      <w:szCs w:val="22"/>
      <w:b/>
    </w:rPr>
  </w:style>
  <w:style w:type="paragraph" w:styleId="Heading2">
    <w:name w:val="heading 2"/>
    <w:basedOn w:val="Normal"/>
    <w:next w:val="Normal"/>
    <w:qFormat/>
    <w:pPr>
      <w:spacing w:before="240" w:after="0" w:line="240" w:lineRule="exact"/>
      <w:outlineLvl w:val="1"/>
    </w:pPr>
    <w:rPr>
      <w:rFonts w:ascii="Times New Roman" w:hAnsi="Times New Roman" w:cs="Times New Roman"/>
      <w:sz w:val="22"/>
      <w:szCs w:val="22"/>
      <w:b/>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